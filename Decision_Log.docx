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39"/>
        <w:gridCol w:w="1700"/>
        <w:gridCol w:w="2451"/>
        <w:gridCol w:w="3150"/>
        <w:gridCol w:w="1400"/>
      </w:tblGrid>
      <w:tr w:rsidR="00DB7F79" w:rsidTr="416CA006" w14:paraId="7A15A92A" w14:textId="77777777">
        <w:trPr>
          <w:trHeight w:val="500"/>
          <w:tblHeader/>
        </w:trPr>
        <w:tc>
          <w:tcPr>
            <w:tcW w:w="640" w:type="dxa"/>
            <w:tcBorders>
              <w:top w:val="single" w:color="70AD47" w:themeColor="accent6" w:sz="8" w:space="0"/>
              <w:left w:val="single" w:color="70AD47" w:themeColor="accent6" w:sz="8" w:space="0"/>
              <w:bottom w:val="single" w:color="70AD47" w:themeColor="accent6" w:sz="12" w:space="0"/>
              <w:right w:val="single" w:color="70AD47" w:themeColor="accent6" w:sz="8" w:space="0"/>
            </w:tcBorders>
            <w:shd w:val="clear" w:color="auto" w:fill="E6E6E6"/>
            <w:tcMar>
              <w:top w:w="100" w:type="dxa"/>
              <w:left w:w="100" w:type="dxa"/>
              <w:bottom w:w="100" w:type="dxa"/>
              <w:right w:w="100" w:type="dxa"/>
            </w:tcMar>
            <w:vAlign w:val="center"/>
          </w:tcPr>
          <w:p w:rsidR="00DB7F79" w:rsidRDefault="00DC56EA" w14:paraId="1164CDE7" w14:textId="77777777">
            <w:pPr>
              <w:jc w:val="center"/>
            </w:pPr>
            <w:r>
              <w:rPr>
                <w:rFonts w:ascii="Arial" w:hAnsi="Arial" w:eastAsia="Arial" w:cs="Arial"/>
                <w:b/>
                <w:bCs/>
                <w:color w:val="000000"/>
                <w:sz w:val="22"/>
                <w:szCs w:val="22"/>
              </w:rPr>
              <w:t>STT</w:t>
            </w:r>
          </w:p>
        </w:tc>
        <w:tc>
          <w:tcPr>
            <w:tcW w:w="1700" w:type="dxa"/>
            <w:tcBorders>
              <w:top w:val="single" w:color="70AD47" w:themeColor="accent6" w:sz="8" w:space="0"/>
              <w:left w:val="single" w:color="70AD47" w:themeColor="accent6" w:sz="8" w:space="0"/>
              <w:bottom w:val="single" w:color="70AD47" w:themeColor="accent6" w:sz="12" w:space="0"/>
              <w:right w:val="single" w:color="70AD47" w:themeColor="accent6" w:sz="8" w:space="0"/>
            </w:tcBorders>
            <w:shd w:val="clear" w:color="auto" w:fill="E6E6E6"/>
            <w:tcMar>
              <w:top w:w="100" w:type="dxa"/>
              <w:left w:w="100" w:type="dxa"/>
              <w:bottom w:w="100" w:type="dxa"/>
              <w:right w:w="100" w:type="dxa"/>
            </w:tcMar>
            <w:vAlign w:val="center"/>
          </w:tcPr>
          <w:p w:rsidR="00DB7F79" w:rsidRDefault="00DC56EA" w14:paraId="2F079E2F" w14:textId="77777777">
            <w:pPr>
              <w:jc w:val="center"/>
            </w:pPr>
            <w:r>
              <w:rPr>
                <w:rFonts w:ascii="Arial" w:hAnsi="Arial" w:eastAsia="Arial" w:cs="Arial"/>
                <w:b/>
                <w:bCs/>
                <w:color w:val="000000"/>
                <w:sz w:val="22"/>
                <w:szCs w:val="22"/>
              </w:rPr>
              <w:t>Vấn đề</w:t>
            </w:r>
          </w:p>
        </w:tc>
        <w:tc>
          <w:tcPr>
            <w:tcW w:w="2450" w:type="dxa"/>
            <w:tcBorders>
              <w:top w:val="single" w:color="70AD47" w:themeColor="accent6" w:sz="8" w:space="0"/>
              <w:left w:val="single" w:color="70AD47" w:themeColor="accent6" w:sz="8" w:space="0"/>
              <w:bottom w:val="single" w:color="70AD47" w:themeColor="accent6" w:sz="12" w:space="0"/>
              <w:right w:val="single" w:color="70AD47" w:themeColor="accent6" w:sz="8" w:space="0"/>
            </w:tcBorders>
            <w:shd w:val="clear" w:color="auto" w:fill="E6E6E6"/>
            <w:tcMar>
              <w:top w:w="100" w:type="dxa"/>
              <w:left w:w="100" w:type="dxa"/>
              <w:bottom w:w="100" w:type="dxa"/>
              <w:right w:w="100" w:type="dxa"/>
            </w:tcMar>
            <w:vAlign w:val="center"/>
          </w:tcPr>
          <w:p w:rsidR="00DB7F79" w:rsidRDefault="00DC56EA" w14:paraId="412B4CEA" w14:textId="77777777">
            <w:pPr>
              <w:jc w:val="center"/>
            </w:pPr>
            <w:r>
              <w:rPr>
                <w:rFonts w:ascii="Arial" w:hAnsi="Arial" w:eastAsia="Arial" w:cs="Arial"/>
                <w:b/>
                <w:bCs/>
                <w:color w:val="000000"/>
                <w:sz w:val="22"/>
                <w:szCs w:val="22"/>
              </w:rPr>
              <w:t>Quyết định</w:t>
            </w:r>
          </w:p>
        </w:tc>
        <w:tc>
          <w:tcPr>
            <w:tcW w:w="3150" w:type="dxa"/>
            <w:tcBorders>
              <w:top w:val="single" w:color="70AD47" w:themeColor="accent6" w:sz="8" w:space="0"/>
              <w:left w:val="single" w:color="70AD47" w:themeColor="accent6" w:sz="8" w:space="0"/>
              <w:bottom w:val="single" w:color="70AD47" w:themeColor="accent6" w:sz="12" w:space="0"/>
              <w:right w:val="single" w:color="70AD47" w:themeColor="accent6" w:sz="8" w:space="0"/>
            </w:tcBorders>
            <w:shd w:val="clear" w:color="auto" w:fill="E6E6E6"/>
            <w:tcMar>
              <w:top w:w="100" w:type="dxa"/>
              <w:left w:w="100" w:type="dxa"/>
              <w:bottom w:w="100" w:type="dxa"/>
              <w:right w:w="100" w:type="dxa"/>
            </w:tcMar>
            <w:vAlign w:val="center"/>
          </w:tcPr>
          <w:p w:rsidR="00DB7F79" w:rsidRDefault="00DC56EA" w14:paraId="1CD030A0" w14:textId="77777777">
            <w:pPr>
              <w:jc w:val="center"/>
            </w:pPr>
            <w:r>
              <w:rPr>
                <w:rFonts w:ascii="Arial" w:hAnsi="Arial" w:eastAsia="Arial" w:cs="Arial"/>
                <w:b/>
                <w:bCs/>
                <w:color w:val="000000"/>
                <w:sz w:val="22"/>
                <w:szCs w:val="22"/>
              </w:rPr>
              <w:t>Lý do và phương án khác</w:t>
            </w:r>
          </w:p>
        </w:tc>
        <w:tc>
          <w:tcPr>
            <w:tcW w:w="1400" w:type="dxa"/>
            <w:tcBorders>
              <w:top w:val="single" w:color="70AD47" w:themeColor="accent6" w:sz="8" w:space="0"/>
              <w:left w:val="single" w:color="70AD47" w:themeColor="accent6" w:sz="8" w:space="0"/>
              <w:bottom w:val="single" w:color="70AD47" w:themeColor="accent6" w:sz="12" w:space="0"/>
              <w:right w:val="single" w:color="70AD47" w:themeColor="accent6" w:sz="8" w:space="0"/>
            </w:tcBorders>
            <w:shd w:val="clear" w:color="auto" w:fill="E6E6E6"/>
            <w:tcMar>
              <w:top w:w="100" w:type="dxa"/>
              <w:left w:w="100" w:type="dxa"/>
              <w:bottom w:w="100" w:type="dxa"/>
              <w:right w:w="100" w:type="dxa"/>
            </w:tcMar>
            <w:vAlign w:val="center"/>
          </w:tcPr>
          <w:p w:rsidR="00DB7F79" w:rsidRDefault="00DC56EA" w14:paraId="35F6F118" w14:textId="77777777">
            <w:pPr>
              <w:jc w:val="center"/>
            </w:pPr>
            <w:r>
              <w:rPr>
                <w:rFonts w:ascii="Arial" w:hAnsi="Arial" w:eastAsia="Arial" w:cs="Arial"/>
                <w:b/>
                <w:bCs/>
                <w:color w:val="000000"/>
                <w:sz w:val="22"/>
                <w:szCs w:val="22"/>
              </w:rPr>
              <w:t>Trạng thái</w:t>
            </w:r>
          </w:p>
        </w:tc>
      </w:tr>
      <w:tr w:rsidR="00DB7F79" w:rsidTr="416CA006" w14:paraId="7E82A37E" w14:textId="77777777">
        <w:trPr>
          <w:cantSplit/>
        </w:trPr>
        <w:tc>
          <w:tcPr>
            <w:tcW w:w="640" w:type="dxa"/>
            <w:tcBorders>
              <w:top w:val="single" w:color="70AD47" w:themeColor="accent6" w:sz="12"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649841BE" w14:textId="77777777">
            <w:r>
              <w:rPr>
                <w:rFonts w:ascii="Arial" w:hAnsi="Arial" w:eastAsia="Arial" w:cs="Arial"/>
                <w:color w:val="000000"/>
                <w:sz w:val="22"/>
                <w:szCs w:val="22"/>
              </w:rPr>
              <w:t>1</w:t>
            </w:r>
          </w:p>
        </w:tc>
        <w:tc>
          <w:tcPr>
            <w:tcW w:w="1700" w:type="dxa"/>
            <w:tcBorders>
              <w:top w:val="single" w:color="70AD47" w:themeColor="accent6" w:sz="12"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23AB1D50" w14:textId="77777777">
            <w:r>
              <w:rPr>
                <w:rFonts w:ascii="Arial" w:hAnsi="Arial" w:eastAsia="Arial" w:cs="Arial"/>
                <w:color w:val="000000"/>
                <w:sz w:val="22"/>
                <w:szCs w:val="22"/>
              </w:rPr>
              <w:t xml:space="preserve">Chuỗi "null" ở </w:t>
            </w:r>
            <w:ins w:author="Claude" w:date="2026-10-19T00:00:00Z" w:id="0">
              <w:r>
                <w:rPr>
                  <w:rFonts w:ascii="Arial" w:hAnsi="Arial" w:eastAsia="Arial" w:cs="Arial"/>
                  <w:color w:val="000000"/>
                  <w:sz w:val="22"/>
                  <w:szCs w:val="22"/>
                </w:rPr>
                <w:t xml:space="preserve">13 cột, trong đó </w:t>
              </w:r>
            </w:ins>
            <w:r>
              <w:rPr>
                <w:rFonts w:ascii="Arial" w:hAnsi="Arial" w:eastAsia="Arial" w:cs="Arial"/>
                <w:color w:val="000000"/>
                <w:sz w:val="22"/>
                <w:szCs w:val="22"/>
              </w:rPr>
              <w:t>3 cột lý do (khách huỷ, tài xế huỷ, không hoàn thành)</w:t>
            </w:r>
          </w:p>
        </w:tc>
        <w:tc>
          <w:tcPr>
            <w:tcW w:w="2450" w:type="dxa"/>
            <w:tcBorders>
              <w:top w:val="single" w:color="70AD47" w:themeColor="accent6" w:sz="12"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5C18CD9F" w14:textId="77777777">
            <w:r>
              <w:rPr>
                <w:rFonts w:ascii="Arial" w:hAnsi="Arial" w:eastAsia="Arial" w:cs="Arial"/>
                <w:color w:val="000000"/>
                <w:sz w:val="22"/>
                <w:szCs w:val="22"/>
              </w:rPr>
              <w:t>Chuyển "null" thành null thật ở Power Query; KPI lý do chỉ tính dòng có lý do thật.</w:t>
            </w:r>
            <w:ins w:author="Claude" w:date="2026-10-19T00:00:00Z" w:id="1">
              <w:r>
                <w:rPr>
                  <w:rFonts w:ascii="Arial" w:hAnsi="Arial" w:eastAsia="Arial" w:cs="Arial"/>
                  <w:color w:val="000000"/>
                  <w:sz w:val="22"/>
                  <w:szCs w:val="22"/>
                </w:rPr>
                <w:t xml:space="preserve"> Áp dụng cho cả 13 cột chứa "null", thay trước khi đổi kiểu dữ liệu.</w:t>
              </w:r>
            </w:ins>
          </w:p>
        </w:tc>
        <w:tc>
          <w:tcPr>
            <w:tcW w:w="3150" w:type="dxa"/>
            <w:tcBorders>
              <w:top w:val="single" w:color="70AD47" w:themeColor="accent6" w:sz="12"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5D2A4FE8" w14:textId="77777777">
            <w:r>
              <w:rPr>
                <w:rFonts w:ascii="Arial" w:hAnsi="Arial" w:eastAsia="Arial" w:cs="Arial"/>
                <w:color w:val="000000"/>
                <w:sz w:val="22"/>
                <w:szCs w:val="22"/>
              </w:rPr>
              <w:t>Power Query coi "null" là giá trị hợp lệ (Empty = 0) nên làm sai thống kê: 139.500, 123.000 và 141.000 dòng "null" ở 3 cột. Phương án khác: giữ nguyên và lọc ≠ "null" trong DAX, hoặc thay bằng "N/A".</w:t>
            </w:r>
            <w:ins w:author="Claude" w:date="2026-10-19T00:00:00Z" w:id="2">
              <w:r>
                <w:rPr>
                  <w:rFonts w:ascii="Arial" w:hAnsi="Arial" w:eastAsia="Arial" w:cs="Arial"/>
                  <w:color w:val="000000"/>
                  <w:sz w:val="22"/>
                  <w:szCs w:val="22"/>
                </w:rPr>
                <w:t xml:space="preserve"> 13 cột gồm: Avg VTAT (10.500 ô); Avg CTAT, Booking Value, Ride Distance, Payment Method (48.000 ô mỗi cột); Driver Ratings, Customer Rating (57.000 ô mỗi cột); và ba cặp cờ cùng lý do (139.500; 123.000; 141.000 ô).</w:t>
              </w:r>
            </w:ins>
          </w:p>
        </w:tc>
        <w:tc>
          <w:tcPr>
            <w:tcW w:w="1400" w:type="dxa"/>
            <w:tcBorders>
              <w:top w:val="single" w:color="70AD47" w:themeColor="accent6" w:sz="12"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P="177C1C92" w:rsidRDefault="00AC6EA7" w14:paraId="4654FC19" w14:textId="25AC528A">
            <w:pPr>
              <w:rPr>
                <w:rFonts w:ascii="Arial" w:hAnsi="Arial" w:eastAsia="Arial" w:cs="Arial"/>
                <w:color w:val="000000"/>
                <w:sz w:val="22"/>
                <w:szCs w:val="22"/>
              </w:rPr>
            </w:pPr>
            <w:r>
              <w:rPr>
                <w:rFonts w:ascii="Arial" w:hAnsi="Arial" w:eastAsia="Arial" w:cs="Arial"/>
                <w:color w:val="000000"/>
                <w:sz w:val="22"/>
                <w:szCs w:val="22"/>
              </w:rPr>
              <w:t>Đã áp dụng</w:t>
            </w:r>
          </w:p>
        </w:tc>
      </w:tr>
      <w:tr w:rsidR="00DB7F79" w:rsidTr="416CA006" w14:paraId="15EB674D" w14:textId="77777777">
        <w:trPr>
          <w:cantSplit/>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18F999B5" w14:textId="77777777">
            <w:r>
              <w:rPr>
                <w:rFonts w:ascii="Arial" w:hAnsi="Arial" w:eastAsia="Arial" w:cs="Arial"/>
                <w:color w:val="000000"/>
                <w:sz w:val="22"/>
                <w:szCs w:val="22"/>
              </w:rPr>
              <w:t>2</w:t>
            </w:r>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04B42FEC" w14:textId="77777777">
            <w:r>
              <w:rPr>
                <w:rFonts w:ascii="Arial" w:hAnsi="Arial" w:eastAsia="Arial" w:cs="Arial"/>
                <w:color w:val="000000"/>
                <w:sz w:val="22"/>
                <w:szCs w:val="22"/>
              </w:rPr>
              <w:t>Rating bị Empty (38%)</w:t>
            </w:r>
            <w:ins w:author="Claude" w:date="2026-10-19T00:00:00Z" w:id="3">
              <w:r>
                <w:rPr>
                  <w:rFonts w:ascii="Arial" w:hAnsi="Arial" w:eastAsia="Arial" w:cs="Arial"/>
                  <w:color w:val="000000"/>
                  <w:sz w:val="22"/>
                  <w:szCs w:val="22"/>
                </w:rPr>
                <w:t>; các cột Booking Value, Payment Method, Avg VTAT, Avg CTAT cũng trống theo trạng thái</w:t>
              </w:r>
            </w:ins>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6F8ACA39" w14:textId="77777777">
            <w:r>
              <w:rPr>
                <w:rFonts w:ascii="Arial" w:hAnsi="Arial" w:eastAsia="Arial" w:cs="Arial"/>
                <w:color w:val="000000"/>
                <w:sz w:val="22"/>
                <w:szCs w:val="22"/>
              </w:rPr>
              <w:t>Giữ Empty, không điền 0 hay giá trị trung bình.</w:t>
            </w:r>
            <w:ins w:author="Claude" w:date="2026-10-19T00:00:00Z" w:id="4">
              <w:r>
                <w:rPr>
                  <w:rFonts w:ascii="Arial" w:hAnsi="Arial" w:eastAsia="Arial" w:cs="Arial"/>
                  <w:color w:val="000000"/>
                  <w:sz w:val="22"/>
                  <w:szCs w:val="22"/>
                </w:rPr>
                <w:t xml:space="preserve"> Áp dụng tương tự cho Booking Value, Payment Method, Avg VTAT, Avg CTAT: giữ ô trống và tính KPI theo đúng trạng thái.</w:t>
              </w:r>
            </w:ins>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41DCF577" w14:textId="77777777">
            <w:r>
              <w:rPr>
                <w:rFonts w:ascii="Arial" w:hAnsi="Arial" w:eastAsia="Arial" w:cs="Arial"/>
                <w:color w:val="000000"/>
                <w:sz w:val="22"/>
                <w:szCs w:val="22"/>
              </w:rPr>
              <w:t>Chuyến không hoàn thành không có rating là hợp lý theo nghiệp vụ (cần kiểm chéo với Booking Status). Điền 0 sẽ kéo thấp điểm trung bình.</w:t>
            </w:r>
            <w:ins w:author="Claude" w:date="2026-10-19T00:00:00Z" w:id="5">
              <w:r>
                <w:rPr>
                  <w:rFonts w:ascii="Arial" w:hAnsi="Arial" w:eastAsia="Arial" w:cs="Arial"/>
                  <w:color w:val="000000"/>
                  <w:sz w:val="22"/>
                  <w:szCs w:val="22"/>
                </w:rPr>
                <w:t xml:space="preserve"> Đã kiểm chứng: hai cột rating chỉ có dữ liệu ở chuyến Completed (57.000 ô trống). Lưu ý thiên lệch người sống sót: chuyến huỷ không có rating nên điểm đánh giá không phản ánh các chuyến thất bại.</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AC6EA7" w14:paraId="3756E87C" w14:textId="5CDF4B41">
            <w:r>
              <w:rPr>
                <w:rFonts w:ascii="Arial" w:hAnsi="Arial" w:eastAsia="Arial" w:cs="Arial"/>
                <w:color w:val="000000"/>
                <w:sz w:val="22"/>
                <w:szCs w:val="22"/>
              </w:rPr>
              <w:t>Đã áp dụng</w:t>
            </w:r>
          </w:p>
        </w:tc>
      </w:tr>
      <w:tr w:rsidR="00DB7F79" w:rsidTr="416CA006" w14:paraId="40C49170" w14:textId="77777777">
        <w:trPr>
          <w:cantSplit/>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5FCD5EC4" w14:textId="77777777">
            <w:r>
              <w:rPr>
                <w:rFonts w:ascii="Arial" w:hAnsi="Arial" w:eastAsia="Arial" w:cs="Arial"/>
                <w:color w:val="000000"/>
                <w:sz w:val="22"/>
                <w:szCs w:val="22"/>
              </w:rPr>
              <w:t>3</w:t>
            </w:r>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05A96784" w14:textId="77777777">
            <w:r>
              <w:rPr>
                <w:rFonts w:ascii="Arial" w:hAnsi="Arial" w:eastAsia="Arial" w:cs="Arial"/>
                <w:color w:val="000000"/>
                <w:sz w:val="22"/>
                <w:szCs w:val="22"/>
              </w:rPr>
              <w:t>Phạm vi tính KPI doanh thu và chất lượng</w:t>
            </w:r>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53610812" w14:textId="77777777">
            <w:r>
              <w:rPr>
                <w:rFonts w:ascii="Arial" w:hAnsi="Arial" w:eastAsia="Arial" w:cs="Arial"/>
                <w:color w:val="000000"/>
                <w:sz w:val="22"/>
                <w:szCs w:val="22"/>
              </w:rPr>
              <w:t>Chỉ tính chuyến Completed (Revenue, AOV, Price per Km, Avg Driver Rating, Avg Customer Rating).</w:t>
            </w:r>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70996467" w14:textId="77777777">
            <w:r>
              <w:rPr>
                <w:rFonts w:ascii="Arial" w:hAnsi="Arial" w:eastAsia="Arial" w:cs="Arial"/>
                <w:color w:val="000000"/>
                <w:sz w:val="22"/>
                <w:szCs w:val="22"/>
              </w:rPr>
              <w:t>Booking Value cũng có ở chuyến Incomplete nên phải ghi rõ phạm vi để các KPI nhất quán.</w:t>
            </w:r>
            <w:ins w:author="Claude" w:date="2026-10-19T00:00:00Z" w:id="6">
              <w:r>
                <w:rPr>
                  <w:rFonts w:ascii="Arial" w:hAnsi="Arial" w:eastAsia="Arial" w:cs="Arial"/>
                  <w:color w:val="000000"/>
                  <w:sz w:val="22"/>
                  <w:szCs w:val="22"/>
                </w:rPr>
                <w:t xml:space="preserve"> Ngoại lệ có chủ đích, ghi rõ phạm vi 102.000 dòng (Completed và Incomplete) trong từ điển KPI: Payment Method Share, Fare–Distance Correlation, Avg Ride Distance theo trạng thái, Revenue (gồm Incomplete).</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50839AC4" w14:textId="1415F080">
            <w:r>
              <w:rPr>
                <w:rFonts w:ascii="Arial" w:hAnsi="Arial" w:eastAsia="Arial" w:cs="Arial"/>
                <w:color w:val="000000"/>
                <w:sz w:val="22"/>
                <w:szCs w:val="22"/>
              </w:rPr>
              <w:t xml:space="preserve">Đã áp dụng </w:t>
            </w:r>
          </w:p>
        </w:tc>
      </w:tr>
      <w:tr w:rsidR="00DB7F79" w:rsidTr="416CA006" w14:paraId="5CA023D5" w14:textId="77777777">
        <w:trPr>
          <w:cantSplit/>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2598DEE6" w14:textId="77777777">
            <w:r>
              <w:rPr>
                <w:rFonts w:ascii="Arial" w:hAnsi="Arial" w:eastAsia="Arial" w:cs="Arial"/>
                <w:color w:val="000000"/>
                <w:sz w:val="22"/>
                <w:szCs w:val="22"/>
              </w:rPr>
              <w:lastRenderedPageBreak/>
              <w:t>4</w:t>
            </w:r>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7BE43935" w14:textId="77777777">
            <w:r>
              <w:rPr>
                <w:rFonts w:ascii="Arial" w:hAnsi="Arial" w:eastAsia="Arial" w:cs="Arial"/>
                <w:color w:val="000000"/>
                <w:sz w:val="22"/>
                <w:szCs w:val="22"/>
              </w:rPr>
              <w:t>Ba tỷ lệ thất bại dễ nhầm</w:t>
            </w:r>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29674E75" w14:textId="77777777">
            <w:r>
              <w:rPr>
                <w:rFonts w:ascii="Arial" w:hAnsi="Arial" w:eastAsia="Arial" w:cs="Arial"/>
                <w:color w:val="000000"/>
                <w:sz w:val="22"/>
                <w:szCs w:val="22"/>
              </w:rPr>
              <w:t>Giữ cả 3 và ghi rõ quan hệ: Failure 38% = Cancellation 25% + No-Driver 7% + Incomplete 6%; Unfulfilled 32% = Cancellation 25% + No-Driver 7%.</w:t>
            </w:r>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77640897" w14:textId="77777777">
            <w:r>
              <w:rPr>
                <w:rFonts w:ascii="Arial" w:hAnsi="Arial" w:eastAsia="Arial" w:cs="Arial"/>
                <w:color w:val="000000"/>
                <w:sz w:val="22"/>
                <w:szCs w:val="22"/>
              </w:rPr>
              <w:t>Tránh đọc nhầm trên dashboard.</w:t>
            </w:r>
            <w:ins w:author="Claude" w:date="2026-10-19T00:00:00Z" w:id="7">
              <w:r>
                <w:rPr>
                  <w:rFonts w:ascii="Arial" w:hAnsi="Arial" w:eastAsia="Arial" w:cs="Arial"/>
                  <w:color w:val="000000"/>
                  <w:sz w:val="22"/>
                  <w:szCs w:val="22"/>
                </w:rPr>
                <w:t xml:space="preserve"> Mẫu số của mọi tỷ lệ là 150.000 booking (trang mô tả Kaggle dùng 141.000, bỏ Incomplete, nên ra 65,96% thay vì 62,0%).</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6CB3E5CC" w14:textId="77777777">
            <w:r>
              <w:rPr>
                <w:rFonts w:ascii="Arial" w:hAnsi="Arial" w:eastAsia="Arial" w:cs="Arial"/>
                <w:color w:val="000000"/>
                <w:sz w:val="22"/>
                <w:szCs w:val="22"/>
              </w:rPr>
              <w:t>Đề xuất</w:t>
            </w:r>
          </w:p>
        </w:tc>
      </w:tr>
      <w:tr w:rsidR="00DB7F79" w:rsidTr="416CA006" w14:paraId="067DF972" w14:textId="77777777">
        <w:trPr>
          <w:cantSplit/>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78941E47" w14:textId="77777777">
            <w:r>
              <w:rPr>
                <w:rFonts w:ascii="Arial" w:hAnsi="Arial" w:eastAsia="Arial" w:cs="Arial"/>
                <w:color w:val="000000"/>
                <w:sz w:val="22"/>
                <w:szCs w:val="22"/>
              </w:rPr>
              <w:t>5</w:t>
            </w:r>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0C44FD0B" w14:textId="77777777">
            <w:r>
              <w:rPr>
                <w:rFonts w:ascii="Arial" w:hAnsi="Arial" w:eastAsia="Arial" w:cs="Arial"/>
                <w:color w:val="000000"/>
                <w:sz w:val="22"/>
                <w:szCs w:val="22"/>
              </w:rPr>
              <w:t>Revenue at Risk</w:t>
            </w:r>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15259842" w14:textId="77777777">
            <w:r>
              <w:rPr>
                <w:rFonts w:ascii="Arial" w:hAnsi="Arial" w:eastAsia="Arial" w:cs="Arial"/>
                <w:color w:val="000000"/>
                <w:sz w:val="22"/>
                <w:szCs w:val="22"/>
              </w:rPr>
              <w:t>Giả định mỗi booking Unfulfilled mất bằng AOV chung.</w:t>
            </w:r>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742E8E4C" w14:textId="77777777">
            <w:r>
              <w:rPr>
                <w:rFonts w:ascii="Arial" w:hAnsi="Arial" w:eastAsia="Arial" w:cs="Arial"/>
                <w:color w:val="000000"/>
                <w:sz w:val="22"/>
                <w:szCs w:val="22"/>
              </w:rPr>
              <w:t xml:space="preserve">Chuyến thất bại không có Booking Value nên phải ước tính. Phương án khác: dùng AOV theo Vehicle Type </w:t>
            </w:r>
            <w:del w:author="Claude" w:date="2026-10-19T00:00:00Z" w:id="8">
              <w:r>
                <w:rPr>
                  <w:rFonts w:ascii="Arial" w:hAnsi="Arial" w:eastAsia="Arial" w:cs="Arial"/>
                  <w:color w:val="000000"/>
                  <w:sz w:val="22"/>
                  <w:szCs w:val="22"/>
                </w:rPr>
                <w:delText>sẽ chính xác hơn</w:delText>
              </w:r>
            </w:del>
            <w:ins w:author="Claude" w:date="2026-10-19T00:00:00Z" w:id="9">
              <w:r>
                <w:rPr>
                  <w:rFonts w:ascii="Arial" w:hAnsi="Arial" w:eastAsia="Arial" w:cs="Arial"/>
                  <w:color w:val="000000"/>
                  <w:sz w:val="22"/>
                  <w:szCs w:val="22"/>
                </w:rPr>
                <w:t>gần như không thay đổi kết quả (24.393.420 so với 24.392.554, chênh dưới 0,004%) nên chọn AOV chung</w:t>
              </w:r>
            </w:ins>
            <w:r>
              <w:rPr>
                <w:rFonts w:ascii="Arial" w:hAnsi="Arial" w:eastAsia="Arial" w:cs="Arial"/>
                <w:color w:val="000000"/>
                <w:sz w:val="22"/>
                <w:szCs w:val="22"/>
              </w:rPr>
              <w:t>.</w:t>
            </w:r>
            <w:ins w:author="Claude" w:date="2026-10-19T00:00:00Z" w:id="10">
              <w:r>
                <w:rPr>
                  <w:rFonts w:ascii="Arial" w:hAnsi="Arial" w:eastAsia="Arial" w:cs="Arial"/>
                  <w:color w:val="000000"/>
                  <w:sz w:val="22"/>
                  <w:szCs w:val="22"/>
                </w:rPr>
                <w:t xml:space="preserve"> Đây là ước tính cận trên (khách huỷ có thể đặt lại): kèm độ nhạy theo trung vị (khoảng 19,87 triệu) và tham số what-if tỷ lệ đặt lại; chuyến Incomplete (4.585.609) báo cáo riêng.</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AC6EA7" w14:paraId="1AA76292" w14:textId="214B0AED">
            <w:r>
              <w:rPr>
                <w:rFonts w:ascii="Arial" w:hAnsi="Arial" w:eastAsia="Arial" w:cs="Arial"/>
                <w:color w:val="000000"/>
                <w:sz w:val="22"/>
                <w:szCs w:val="22"/>
              </w:rPr>
              <w:t>Đề xuất</w:t>
            </w:r>
            <w:r w:rsidR="00DC56EA">
              <w:rPr>
                <w:rFonts w:ascii="Arial" w:hAnsi="Arial" w:eastAsia="Arial" w:cs="Arial"/>
                <w:color w:val="000000"/>
                <w:sz w:val="22"/>
                <w:szCs w:val="22"/>
              </w:rPr>
              <w:t xml:space="preserve"> </w:t>
            </w:r>
          </w:p>
        </w:tc>
      </w:tr>
      <w:tr w:rsidR="00DB7F79" w:rsidTr="416CA006" w14:paraId="5A22BA66" w14:textId="77777777">
        <w:trPr>
          <w:cantSplit/>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29B4EA11" w14:textId="77777777">
            <w:r>
              <w:rPr>
                <w:rFonts w:ascii="Arial" w:hAnsi="Arial" w:eastAsia="Arial" w:cs="Arial"/>
                <w:color w:val="000000"/>
                <w:sz w:val="22"/>
                <w:szCs w:val="22"/>
              </w:rPr>
              <w:t>6</w:t>
            </w:r>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458890CD" w14:textId="77777777">
            <w:r>
              <w:rPr>
                <w:rFonts w:ascii="Arial" w:hAnsi="Arial" w:eastAsia="Arial" w:cs="Arial"/>
                <w:color w:val="000000"/>
                <w:sz w:val="22"/>
                <w:szCs w:val="22"/>
              </w:rPr>
              <w:t>Ngưỡng Long Wait</w:t>
            </w:r>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43590176" w14:textId="77777777">
            <w:r>
              <w:rPr>
                <w:rFonts w:ascii="Arial" w:hAnsi="Arial" w:eastAsia="Arial" w:cs="Arial"/>
                <w:color w:val="000000"/>
                <w:sz w:val="22"/>
                <w:szCs w:val="22"/>
              </w:rPr>
              <w:t>Chuyến có VTAT &gt; 15 phút.</w:t>
            </w:r>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60377A92" w14:textId="77777777">
            <w:r>
              <w:rPr>
                <w:rFonts w:ascii="Arial" w:hAnsi="Arial" w:eastAsia="Arial" w:cs="Arial"/>
                <w:color w:val="000000"/>
                <w:sz w:val="22"/>
                <w:szCs w:val="22"/>
              </w:rPr>
              <w:t>Cần bổ sung căn cứ chọn ngưỡng; nên kiểm chéo nhận xét "tất cả là khách huỷ" bằng Booking Status × (VTAT &gt; 15).</w:t>
            </w:r>
            <w:ins w:author="Claude" w:date="2026-10-19T00:00:00Z" w:id="11">
              <w:r>
                <w:rPr>
                  <w:rFonts w:ascii="Arial" w:hAnsi="Arial" w:eastAsia="Arial" w:cs="Arial"/>
                  <w:color w:val="000000"/>
                  <w:sz w:val="22"/>
                  <w:szCs w:val="22"/>
                </w:rPr>
                <w:t xml:space="preserve"> Đã kiểm chứng: VTAT lớn nhất theo trạng thái là Completed 15, Cancelled by Driver 12, Incomplete 10, Cancelled by Customer 20; 3.521 booking có VTAT &gt; 15 đều là khách huỷ (33,5% số khách huỷ). Ngưỡng do nhóm chọn từ dữ liệu; VTAT của booking huỷ có thể là thời gian chờ trước khi huỷ nên liên hệ có thể mang tính cơ học.</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3E78E660" w14:textId="10A0A251">
            <w:r>
              <w:rPr>
                <w:rFonts w:ascii="Arial" w:hAnsi="Arial" w:eastAsia="Arial" w:cs="Arial"/>
                <w:color w:val="000000"/>
                <w:sz w:val="22"/>
                <w:szCs w:val="22"/>
              </w:rPr>
              <w:t xml:space="preserve">Đã áp dụng </w:t>
            </w:r>
          </w:p>
        </w:tc>
      </w:tr>
      <w:tr w:rsidR="00DB7F79" w:rsidTr="416CA006" w14:paraId="31139FBB" w14:textId="77777777">
        <w:trPr>
          <w:cantSplit/>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44B0A208" w14:textId="21D163B9">
            <w:r>
              <w:rPr>
                <w:rFonts w:ascii="Arial" w:hAnsi="Arial" w:eastAsia="Arial" w:cs="Arial"/>
                <w:color w:val="000000"/>
                <w:sz w:val="22"/>
                <w:szCs w:val="22"/>
              </w:rPr>
              <w:lastRenderedPageBreak/>
              <w:t>7</w:t>
            </w:r>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19BB732A" w14:textId="77777777">
            <w:r>
              <w:rPr>
                <w:rFonts w:ascii="Arial" w:hAnsi="Arial" w:eastAsia="Arial" w:cs="Arial"/>
                <w:color w:val="000000"/>
                <w:sz w:val="22"/>
                <w:szCs w:val="22"/>
              </w:rPr>
              <w:t>Chiều đánh giá của Driver Ratings và Customer Rating</w:t>
            </w:r>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AC6EA7" w14:paraId="58BAF049" w14:textId="4DC1B718">
            <w:pPr>
              <w:rPr>
                <w:rFonts w:ascii="Arial" w:hAnsi="Arial" w:eastAsia="Arial" w:cs="Arial"/>
                <w:color w:val="000000"/>
                <w:sz w:val="22"/>
                <w:szCs w:val="22"/>
              </w:rPr>
            </w:pPr>
            <w:r>
              <w:rPr>
                <w:rFonts w:ascii="Arial" w:hAnsi="Arial" w:eastAsia="Arial" w:cs="Arial"/>
                <w:color w:val="000000"/>
                <w:sz w:val="22"/>
                <w:szCs w:val="22"/>
              </w:rPr>
              <w:t xml:space="preserve">Driver Ratings: Đánh giá </w:t>
            </w:r>
            <w:r w:rsidR="0093444E">
              <w:rPr>
                <w:rFonts w:ascii="Arial" w:hAnsi="Arial" w:eastAsia="Arial" w:cs="Arial"/>
                <w:color w:val="000000"/>
                <w:sz w:val="22"/>
                <w:szCs w:val="22"/>
              </w:rPr>
              <w:t>trung bình của các hành khách cho tài xế.</w:t>
            </w:r>
          </w:p>
          <w:p w:rsidR="00AC6EA7" w:rsidRDefault="00AC6EA7" w14:paraId="3B1E5129" w14:textId="77777777">
            <w:pPr>
              <w:rPr>
                <w:rFonts w:ascii="Arial" w:hAnsi="Arial" w:eastAsia="Arial" w:cs="Arial"/>
                <w:color w:val="000000"/>
                <w:sz w:val="22"/>
                <w:szCs w:val="22"/>
              </w:rPr>
            </w:pPr>
          </w:p>
          <w:p w:rsidRPr="00AC6EA7" w:rsidR="00AC6EA7" w:rsidRDefault="00AC6EA7" w14:paraId="5EB012D9" w14:textId="45129BB5">
            <w:pPr>
              <w:rPr>
                <w:rFonts w:ascii="Arial" w:hAnsi="Arial" w:eastAsia="Arial" w:cs="Arial"/>
                <w:color w:val="000000"/>
                <w:sz w:val="22"/>
                <w:szCs w:val="22"/>
              </w:rPr>
            </w:pPr>
            <w:r>
              <w:rPr>
                <w:rFonts w:ascii="Arial" w:hAnsi="Arial" w:eastAsia="Arial" w:cs="Arial"/>
                <w:color w:val="000000"/>
                <w:sz w:val="22"/>
                <w:szCs w:val="22"/>
              </w:rPr>
              <w:t xml:space="preserve">Customer Ratings: </w:t>
            </w:r>
            <w:r w:rsidR="0093444E">
              <w:rPr>
                <w:rFonts w:ascii="Arial" w:hAnsi="Arial" w:eastAsia="Arial" w:cs="Arial"/>
                <w:color w:val="000000"/>
                <w:sz w:val="22"/>
                <w:szCs w:val="22"/>
              </w:rPr>
              <w:t>Đánh giá của hành khách trên chuyến đi cho tài xế</w:t>
            </w:r>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56AC8EEA" w14:textId="77777777">
            <w:r>
              <w:rPr>
                <w:rFonts w:ascii="Arial" w:hAnsi="Arial" w:eastAsia="Arial" w:cs="Arial"/>
                <w:color w:val="000000"/>
                <w:sz w:val="22"/>
                <w:szCs w:val="22"/>
              </w:rPr>
              <w:t>Từ điển phần A định nghĩa Avg Driver Rating là khách chấm tài xế; Customer Rating có thể là chiều ngược lại nên cần xác nhận để không đọc nhầm.</w:t>
            </w:r>
            <w:ins w:author="Claude" w:date="2026-10-19T00:00:00Z" w:id="12">
              <w:r>
                <w:rPr>
                  <w:rFonts w:ascii="Arial" w:hAnsi="Arial" w:eastAsia="Arial" w:cs="Arial"/>
                  <w:color w:val="000000"/>
                  <w:sz w:val="22"/>
                  <w:szCs w:val="22"/>
                </w:rPr>
                <w:t xml:space="preserve"> Mô tả của tác giả dataset vẫn mơ hồ (hai cột nghe như cùng một thứ).</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93444E" w14:paraId="6266B1AF" w14:textId="79B0A44F">
            <w:r>
              <w:rPr>
                <w:rFonts w:ascii="Arial" w:hAnsi="Arial" w:eastAsia="Arial" w:cs="Arial"/>
                <w:color w:val="000000"/>
                <w:sz w:val="22"/>
                <w:szCs w:val="22"/>
              </w:rPr>
              <w:t>Đã áp dụng</w:t>
            </w:r>
          </w:p>
        </w:tc>
      </w:tr>
      <w:tr w:rsidR="00DB7F79" w:rsidTr="416CA006" w14:paraId="4116B095" w14:textId="77777777">
        <w:trPr>
          <w:cantSplit/>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2B2B7304" w14:textId="3284C907">
            <w:r>
              <w:rPr>
                <w:rFonts w:ascii="Arial" w:hAnsi="Arial" w:eastAsia="Arial" w:cs="Arial"/>
                <w:color w:val="000000"/>
                <w:sz w:val="22"/>
                <w:szCs w:val="22"/>
              </w:rPr>
              <w:t>8</w:t>
            </w:r>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2E65DA42" w14:textId="77777777">
            <w:r>
              <w:rPr>
                <w:rFonts w:ascii="Arial" w:hAnsi="Arial" w:eastAsia="Arial" w:cs="Arial"/>
                <w:color w:val="000000"/>
                <w:sz w:val="22"/>
                <w:szCs w:val="22"/>
              </w:rPr>
              <w:t>Nguồn dữ liệu của uber.pbix</w:t>
            </w:r>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0E450EAC" w14:textId="77777777">
            <w:r>
              <w:rPr>
                <w:rFonts w:ascii="Arial" w:hAnsi="Arial" w:eastAsia="Arial" w:cs="Arial"/>
                <w:color w:val="000000"/>
                <w:sz w:val="22"/>
                <w:szCs w:val="22"/>
              </w:rPr>
              <w:t>Dùng link raw GitHub của ncr_ride_bookings.csv.</w:t>
            </w:r>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7927A0DA" w14:textId="77777777">
            <w:r>
              <w:rPr>
                <w:rFonts w:ascii="Arial" w:hAnsi="Arial" w:eastAsia="Arial" w:cs="Arial"/>
                <w:color w:val="000000"/>
                <w:sz w:val="22"/>
                <w:szCs w:val="22"/>
              </w:rPr>
              <w:t>Mọi người mở file không phải sửa đường dẫn; cần có mạng khi Refresh. Phương án khác: Parameter FilePath.</w:t>
            </w:r>
            <w:ins w:author="Claude" w:date="2026-10-19T00:00:00Z" w:id="13">
              <w:r>
                <w:rPr>
                  <w:rFonts w:ascii="Arial" w:hAnsi="Arial" w:eastAsia="Arial" w:cs="Arial"/>
                  <w:color w:val="000000"/>
                  <w:sz w:val="22"/>
                  <w:szCs w:val="22"/>
                </w:rPr>
                <w:t xml:space="preserve"> Rủi ro cần ghi nhận: liên kết có thể thay đổi hoặc bị xoá nên cần chốt phiên bản cố định; vẫn phải có bản CSV trong thư mục nộp (file project kèm dataset) và mở được khi không có mạng. Cân nhắc đặt liên kết trong tham số để đổi nguồn mà không sửa mã. Nên đặt tên file theo quy ước phiên bản (ví dụ Uber_v02_AB.pbix) để không nhầm với Uber.pbix trong gói dữ liệu gốc.</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P="177C1C92" w:rsidRDefault="00DC56EA" w14:paraId="55FE4B9D" w14:textId="5A8E1A9C">
            <w:r>
              <w:rPr>
                <w:rFonts w:ascii="Arial" w:hAnsi="Arial" w:eastAsia="Arial" w:cs="Arial"/>
                <w:color w:val="000000"/>
                <w:sz w:val="22"/>
                <w:szCs w:val="22"/>
              </w:rPr>
              <w:t>Đã áp dụng</w:t>
            </w:r>
          </w:p>
        </w:tc>
      </w:tr>
      <w:tr w:rsidR="00DB7F79" w:rsidTr="416CA006" w14:paraId="496E1407" w14:textId="77777777">
        <w:trPr>
          <w:cantSplit/>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5D369756" w14:textId="0F15D394">
            <w:r>
              <w:rPr>
                <w:rFonts w:ascii="Arial" w:hAnsi="Arial" w:eastAsia="Arial" w:cs="Arial"/>
                <w:color w:val="000000"/>
                <w:sz w:val="22"/>
                <w:szCs w:val="22"/>
              </w:rPr>
              <w:t>9</w:t>
            </w:r>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5D2C1911" w14:textId="77777777">
            <w:r>
              <w:rPr>
                <w:rFonts w:ascii="Arial" w:hAnsi="Arial" w:eastAsia="Arial" w:cs="Arial"/>
                <w:color w:val="000000"/>
                <w:sz w:val="22"/>
                <w:szCs w:val="22"/>
              </w:rPr>
              <w:t>Nhóm chuyến giá trị cao (câu hỏi 7)</w:t>
            </w:r>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1577419B" w14:textId="77777777">
            <w:r>
              <w:rPr>
                <w:rFonts w:ascii="Arial" w:hAnsi="Arial" w:eastAsia="Arial" w:cs="Arial"/>
                <w:color w:val="000000"/>
                <w:sz w:val="22"/>
                <w:szCs w:val="22"/>
              </w:rPr>
              <w:t>Top 10% Booking Value, chỉ tính trong Completed.</w:t>
            </w:r>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30A87AD6" w14:textId="77777777">
            <w:r>
              <w:rPr>
                <w:rFonts w:ascii="Arial" w:hAnsi="Arial" w:eastAsia="Arial" w:cs="Arial"/>
                <w:color w:val="000000"/>
                <w:sz w:val="22"/>
                <w:szCs w:val="22"/>
              </w:rPr>
              <w:t>Khớp với phạm vi ở mục 3.</w:t>
            </w:r>
            <w:ins w:author="Claude" w:date="2026-10-19T00:00:00Z" w:id="14">
              <w:r>
                <w:rPr>
                  <w:rFonts w:ascii="Arial" w:hAnsi="Arial" w:eastAsia="Arial" w:cs="Arial"/>
                  <w:color w:val="000000"/>
                  <w:sz w:val="22"/>
                  <w:szCs w:val="22"/>
                </w:rPr>
                <w:t xml:space="preserve"> Ngưỡng: phân vị 90 của Booking Value chuyến Completed là 958, có 9.303 chuyến (26,8% doanh thu Completed).</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0EDEE62A" w14:textId="77777777">
            <w:r>
              <w:rPr>
                <w:rFonts w:ascii="Arial" w:hAnsi="Arial" w:eastAsia="Arial" w:cs="Arial"/>
                <w:color w:val="000000"/>
                <w:sz w:val="22"/>
                <w:szCs w:val="22"/>
              </w:rPr>
              <w:t>Đề xuất</w:t>
            </w:r>
          </w:p>
        </w:tc>
      </w:tr>
      <w:tr w:rsidR="00DB7F79" w:rsidTr="416CA006" w14:paraId="191AA6E8" w14:textId="77777777">
        <w:trPr>
          <w:cantSplit/>
          <w:ins w:author="Claude" w:date="2026-10-19T00:00:00Z" w:id="2080687608"/>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06459390" w14:textId="77777777">
            <w:ins w:author="Claude" w:date="2026-10-19T00:00:00Z" w:id="16">
              <w:r>
                <w:rPr>
                  <w:rFonts w:ascii="Arial" w:hAnsi="Arial" w:eastAsia="Arial" w:cs="Arial"/>
                  <w:color w:val="000000"/>
                  <w:sz w:val="22"/>
                  <w:szCs w:val="22"/>
                </w:rPr>
                <w:t>10</w:t>
              </w:r>
            </w:ins>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363A9E9B" w14:textId="77777777">
            <w:ins w:author="Claude" w:date="2026-10-19T00:00:00Z" w:id="17">
              <w:r>
                <w:rPr>
                  <w:rFonts w:ascii="Arial" w:hAnsi="Arial" w:eastAsia="Arial" w:cs="Arial"/>
                  <w:color w:val="000000"/>
                  <w:sz w:val="22"/>
                  <w:szCs w:val="22"/>
                </w:rPr>
                <w:t>Cách đếm số booking</w:t>
              </w:r>
            </w:ins>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01E368FE" w14:textId="77777777">
            <w:ins w:author="Claude" w:date="2026-10-19T00:00:00Z" w:id="18">
              <w:r>
                <w:rPr>
                  <w:rFonts w:ascii="Arial" w:hAnsi="Arial" w:eastAsia="Arial" w:cs="Arial"/>
                  <w:color w:val="000000"/>
                  <w:sz w:val="22"/>
                  <w:szCs w:val="22"/>
                </w:rPr>
                <w:t>Đếm số dòng (COUNTROWS), không đếm Booking ID khác nhau.</w:t>
              </w:r>
            </w:ins>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0C3F9318" w14:textId="77777777">
            <w:ins w:author="Claude" w:date="2026-10-19T00:00:00Z" w:id="19">
              <w:r>
                <w:rPr>
                  <w:rFonts w:ascii="Arial" w:hAnsi="Arial" w:eastAsia="Arial" w:cs="Arial"/>
                  <w:color w:val="000000"/>
                  <w:sz w:val="22"/>
                  <w:szCs w:val="22"/>
                </w:rPr>
                <w:t>148.767 mã khác nhau so với 150.000 dòng; 1.233 dòng dùng chung mã nhưng là booking khác (khác ngày, giờ, trạng thái, loại xe). Trang Kaggle ghi 148.770 vì đếm số mã khác nhau.</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93444E" w14:paraId="7DFAC9BF" w14:textId="1A1068EF">
            <w:r>
              <w:rPr>
                <w:rFonts w:ascii="Arial" w:hAnsi="Arial" w:eastAsia="Arial" w:cs="Arial"/>
                <w:color w:val="000000"/>
                <w:sz w:val="22"/>
                <w:szCs w:val="22"/>
              </w:rPr>
              <w:t>Đã áp dụng</w:t>
            </w:r>
          </w:p>
        </w:tc>
      </w:tr>
      <w:tr w:rsidR="00DB7F79" w:rsidTr="416CA006" w14:paraId="4961A47C" w14:textId="77777777">
        <w:trPr>
          <w:cantSplit/>
          <w:ins w:author="Claude" w:date="2026-10-19T00:00:00Z" w:id="716212770"/>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2E81C6A8" w14:textId="77777777">
            <w:ins w:author="Claude" w:date="2026-10-19T00:00:00Z" w:id="21">
              <w:r>
                <w:rPr>
                  <w:rFonts w:ascii="Arial" w:hAnsi="Arial" w:eastAsia="Arial" w:cs="Arial"/>
                  <w:color w:val="000000"/>
                  <w:sz w:val="22"/>
                  <w:szCs w:val="22"/>
                </w:rPr>
                <w:lastRenderedPageBreak/>
                <w:t>11</w:t>
              </w:r>
            </w:ins>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43AEF399" w14:textId="77777777">
            <w:ins w:author="Claude" w:date="2026-10-19T00:00:00Z" w:id="22">
              <w:r>
                <w:rPr>
                  <w:rFonts w:ascii="Arial" w:hAnsi="Arial" w:eastAsia="Arial" w:cs="Arial"/>
                  <w:color w:val="000000"/>
                  <w:sz w:val="22"/>
                  <w:szCs w:val="22"/>
                </w:rPr>
                <w:t>Khoá của bảng booking</w:t>
              </w:r>
            </w:ins>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29C402E2" w14:textId="77777777">
            <w:ins w:author="Claude" w:date="2026-10-19T00:00:00Z" w:id="23">
              <w:r>
                <w:rPr>
                  <w:rFonts w:ascii="Arial" w:hAnsi="Arial" w:eastAsia="Arial" w:cs="Arial"/>
                  <w:color w:val="000000"/>
                  <w:sz w:val="22"/>
                  <w:szCs w:val="22"/>
                </w:rPr>
                <w:t>Tạo BookingKey bằng số thứ tự ở cuối bước làm sạch, không sắp xếp lại sau đó; giữ Booking ID làm thuộc tính.</w:t>
              </w:r>
            </w:ins>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5FAF6AD2" w14:textId="77777777">
            <w:ins w:author="Claude" w:date="2026-10-19T00:00:00Z" w:id="24">
              <w:r>
                <w:rPr>
                  <w:rFonts w:ascii="Arial" w:hAnsi="Arial" w:eastAsia="Arial" w:cs="Arial"/>
                  <w:color w:val="000000"/>
                  <w:sz w:val="22"/>
                  <w:szCs w:val="22"/>
                </w:rPr>
                <w:t>Booking ID không dùng làm khoá chính được. Phương án khác: ghép Booking ID với ngày và giờ (dài, dễ sai khi tách cột).</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9603BE" w14:paraId="67A1E882" w14:textId="58A8A4DA">
            <w:r>
              <w:rPr>
                <w:rFonts w:ascii="Arial" w:hAnsi="Arial" w:eastAsia="Arial" w:cs="Arial"/>
                <w:color w:val="000000"/>
                <w:sz w:val="22"/>
                <w:szCs w:val="22"/>
              </w:rPr>
              <w:t>Đã áp dụng</w:t>
            </w:r>
          </w:p>
        </w:tc>
      </w:tr>
      <w:tr w:rsidR="00DB7F79" w:rsidTr="416CA006" w14:paraId="64D47E32" w14:textId="77777777">
        <w:trPr>
          <w:cantSplit/>
          <w:ins w:author="Claude" w:date="2026-10-19T00:00:00Z" w:id="822055205"/>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41EFFA0B" w14:textId="77777777">
            <w:ins w:author="Claude" w:date="2026-10-19T00:00:00Z" w:id="26">
              <w:r>
                <w:rPr>
                  <w:rFonts w:ascii="Arial" w:hAnsi="Arial" w:eastAsia="Arial" w:cs="Arial"/>
                  <w:color w:val="000000"/>
                  <w:sz w:val="22"/>
                  <w:szCs w:val="22"/>
                </w:rPr>
                <w:t>12</w:t>
              </w:r>
            </w:ins>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2E585F66" w14:textId="77777777">
            <w:ins w:author="Claude" w:date="2026-10-19T00:00:00Z" w:id="27">
              <w:r>
                <w:rPr>
                  <w:rFonts w:ascii="Arial" w:hAnsi="Arial" w:eastAsia="Arial" w:cs="Arial"/>
                  <w:color w:val="000000"/>
                  <w:sz w:val="22"/>
                  <w:szCs w:val="22"/>
                </w:rPr>
                <w:t>Customer ID</w:t>
              </w:r>
            </w:ins>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0F509902" w14:textId="77777777">
            <w:ins w:author="Claude" w:date="2026-10-19T00:00:00Z" w:id="28">
              <w:r>
                <w:rPr>
                  <w:rFonts w:ascii="Arial" w:hAnsi="Arial" w:eastAsia="Arial" w:cs="Arial"/>
                  <w:color w:val="000000"/>
                  <w:sz w:val="22"/>
                  <w:szCs w:val="22"/>
                </w:rPr>
                <w:t>Giữ trong bảng fact, không tạo Dim_Customer; không làm phân tích khách quay lại.</w:t>
              </w:r>
            </w:ins>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220AAA1C" w14:textId="77777777">
            <w:ins w:author="Claude" w:date="2026-10-19T00:00:00Z" w:id="29">
              <w:r>
                <w:rPr>
                  <w:rFonts w:ascii="Arial" w:hAnsi="Arial" w:eastAsia="Arial" w:cs="Arial"/>
                  <w:color w:val="000000"/>
                  <w:sz w:val="22"/>
                  <w:szCs w:val="22"/>
                </w:rPr>
                <w:t>148.788 mã khác nhau; chỉ 1.206 mã (0,8%) xuất hiện hơn một lần, và số dòng thừa (1.212) gần bằng số va chạm ngẫu nhiên kỳ vọng với mã 7 chữ số.</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9603BE" w14:paraId="0E2CB97C" w14:textId="6151AC7B">
            <w:r>
              <w:rPr>
                <w:rFonts w:ascii="Arial" w:hAnsi="Arial" w:eastAsia="Arial" w:cs="Arial"/>
                <w:color w:val="000000"/>
                <w:sz w:val="22"/>
                <w:szCs w:val="22"/>
              </w:rPr>
              <w:t>Đã áp dụng</w:t>
            </w:r>
          </w:p>
        </w:tc>
      </w:tr>
      <w:tr w:rsidR="00DB7F79" w:rsidTr="416CA006" w14:paraId="7CE8EBB8" w14:textId="77777777">
        <w:trPr>
          <w:cantSplit/>
          <w:ins w:author="Claude" w:date="2026-10-19T00:00:00Z" w:id="1196468349"/>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46FA2E30" w14:textId="77777777">
            <w:ins w:author="Claude" w:date="2026-10-19T00:00:00Z" w:id="31">
              <w:r>
                <w:rPr>
                  <w:rFonts w:ascii="Arial" w:hAnsi="Arial" w:eastAsia="Arial" w:cs="Arial"/>
                  <w:color w:val="000000"/>
                  <w:sz w:val="22"/>
                  <w:szCs w:val="22"/>
                </w:rPr>
                <w:t>13</w:t>
              </w:r>
            </w:ins>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06CAC21B" w14:textId="77777777">
            <w:ins w:author="Claude" w:date="2026-10-19T00:00:00Z" w:id="32">
              <w:r>
                <w:rPr>
                  <w:rFonts w:ascii="Arial" w:hAnsi="Arial" w:eastAsia="Arial" w:cs="Arial"/>
                  <w:color w:val="000000"/>
                  <w:sz w:val="22"/>
                  <w:szCs w:val="22"/>
                </w:rPr>
                <w:t>Thứ tự xử lý khi nạp dữ liệu</w:t>
              </w:r>
            </w:ins>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2B85310B" w14:textId="77777777">
            <w:ins w:author="Claude" w:date="2026-10-19T00:00:00Z" w:id="33">
              <w:r>
                <w:rPr>
                  <w:rFonts w:ascii="Arial" w:hAnsi="Arial" w:eastAsia="Arial" w:cs="Arial"/>
                  <w:color w:val="000000"/>
                  <w:sz w:val="22"/>
                  <w:szCs w:val="22"/>
                </w:rPr>
                <w:t>Tắt tự nhận kiểu dữ liệu; thay "null" trước, bỏ dấu nháy kép trong ID, rồi đổi kiểu số bằng Using Locale (English – United States).</w:t>
              </w:r>
            </w:ins>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2FB7456B" w14:textId="77777777">
            <w:ins w:author="Claude" w:date="2026-10-19T00:00:00Z" w:id="34">
              <w:r>
                <w:rPr>
                  <w:rFonts w:ascii="Arial" w:hAnsi="Arial" w:eastAsia="Arial" w:cs="Arial"/>
                  <w:color w:val="000000"/>
                  <w:sz w:val="22"/>
                  <w:szCs w:val="22"/>
                </w:rPr>
                <w:t>Đổi kiểu trước khi thay "null" làm cột số bị lỗi hoặc thành chữ; máy dùng dấu phẩy thập phân sẽ đọc sai 508.3.</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24EEEC38" w14:textId="77777777">
            <w:ins w:author="Claude" w:date="2026-10-19T00:00:00Z" w:id="35">
              <w:r>
                <w:rPr>
                  <w:rFonts w:ascii="Arial" w:hAnsi="Arial" w:eastAsia="Arial" w:cs="Arial"/>
                  <w:color w:val="000000"/>
                  <w:sz w:val="22"/>
                  <w:szCs w:val="22"/>
                </w:rPr>
                <w:t>Đề xuất</w:t>
              </w:r>
            </w:ins>
          </w:p>
        </w:tc>
      </w:tr>
      <w:tr w:rsidR="00DB7F79" w:rsidTr="416CA006" w14:paraId="5440A065" w14:textId="77777777">
        <w:trPr>
          <w:cantSplit/>
          <w:ins w:author="Claude" w:date="2026-10-19T00:00:00Z" w:id="1638705347"/>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0EA7E7B6" w14:textId="77777777">
            <w:ins w:author="Claude" w:date="2026-10-19T00:00:00Z" w:id="37">
              <w:r>
                <w:rPr>
                  <w:rFonts w:ascii="Arial" w:hAnsi="Arial" w:eastAsia="Arial" w:cs="Arial"/>
                  <w:color w:val="000000"/>
                  <w:sz w:val="22"/>
                  <w:szCs w:val="22"/>
                </w:rPr>
                <w:t>14</w:t>
              </w:r>
            </w:ins>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5A70D9F4" w14:textId="77777777">
            <w:ins w:author="Claude" w:date="2026-10-19T00:00:00Z" w:id="38">
              <w:r>
                <w:rPr>
                  <w:rFonts w:ascii="Arial" w:hAnsi="Arial" w:eastAsia="Arial" w:cs="Arial"/>
                  <w:color w:val="000000"/>
                  <w:sz w:val="22"/>
                  <w:szCs w:val="22"/>
                </w:rPr>
                <w:t>Ba cột lý do và ba cột cờ</w:t>
              </w:r>
            </w:ins>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36663F41" w14:textId="77777777">
            <w:ins w:author="Claude" w:date="2026-10-19T00:00:00Z" w:id="39">
              <w:r>
                <w:rPr>
                  <w:rFonts w:ascii="Arial" w:hAnsi="Arial" w:eastAsia="Arial" w:cs="Arial"/>
                  <w:color w:val="000000"/>
                  <w:sz w:val="22"/>
                  <w:szCs w:val="22"/>
                </w:rPr>
                <w:t>Unpivot ba cột lý do thành Fact_Reason cùng Dim_Reason (12 lý do); bỏ ba cột cờ khỏi Fact_Booking.</w:t>
              </w:r>
            </w:ins>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0B9583BF" w14:textId="77777777">
            <w:ins w:author="Claude" w:date="2026-10-19T00:00:00Z" w:id="40">
              <w:r>
                <w:rPr>
                  <w:rFonts w:ascii="Arial" w:hAnsi="Arial" w:eastAsia="Arial" w:cs="Arial"/>
                  <w:color w:val="000000"/>
                  <w:sz w:val="22"/>
                  <w:szCs w:val="22"/>
                </w:rPr>
                <w:t>Mỗi cột lý do chỉ có dữ liệu ở một trạng thái nên mỗi booking có tối đa một lý do; Fact_Reason có 46.500 dòng. Cột cờ chỉ có giá trị 1 và trùng hoàn toàn Booking Status.</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9603BE" w14:paraId="01EBF5C8" w14:textId="0B956806">
            <w:r>
              <w:rPr>
                <w:rFonts w:ascii="Arial" w:hAnsi="Arial" w:eastAsia="Arial" w:cs="Arial"/>
                <w:color w:val="000000"/>
                <w:sz w:val="22"/>
                <w:szCs w:val="22"/>
              </w:rPr>
              <w:t>Đã áp dụng</w:t>
            </w:r>
          </w:p>
        </w:tc>
      </w:tr>
      <w:tr w:rsidR="00DB7F79" w:rsidTr="416CA006" w14:paraId="34943C97" w14:textId="77777777">
        <w:trPr>
          <w:cantSplit/>
          <w:ins w:author="Claude" w:date="2026-10-19T00:00:00Z" w:id="662359898"/>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4E561903" w14:textId="77777777">
            <w:ins w:author="Claude" w:date="2026-10-19T00:00:00Z" w:id="42">
              <w:r>
                <w:rPr>
                  <w:rFonts w:ascii="Arial" w:hAnsi="Arial" w:eastAsia="Arial" w:cs="Arial"/>
                  <w:color w:val="000000"/>
                  <w:sz w:val="22"/>
                  <w:szCs w:val="22"/>
                </w:rPr>
                <w:t>15</w:t>
              </w:r>
            </w:ins>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580A5C29" w14:textId="77777777">
            <w:ins w:author="Claude" w:date="2026-10-19T00:00:00Z" w:id="43">
              <w:r>
                <w:rPr>
                  <w:rFonts w:ascii="Arial" w:hAnsi="Arial" w:eastAsia="Arial" w:cs="Arial"/>
                  <w:color w:val="000000"/>
                  <w:sz w:val="22"/>
                  <w:szCs w:val="22"/>
                </w:rPr>
                <w:t>Phân loại "phía trách nhiệm" của 12 lý do</w:t>
              </w:r>
            </w:ins>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207E6318" w14:textId="77777777">
            <w:ins w:author="Claude" w:date="2026-10-19T00:00:00Z" w:id="44">
              <w:r>
                <w:rPr>
                  <w:rFonts w:ascii="Arial" w:hAnsi="Arial" w:eastAsia="Arial" w:cs="Arial"/>
                  <w:color w:val="000000"/>
                  <w:sz w:val="22"/>
                  <w:szCs w:val="22"/>
                </w:rPr>
                <w:t xml:space="preserve">Phía khách: Wrong Address, Change of plans, Customer related issue, </w:t>
              </w:r>
              <w:proofErr w:type="gramStart"/>
              <w:r>
                <w:rPr>
                  <w:rFonts w:ascii="Arial" w:hAnsi="Arial" w:eastAsia="Arial" w:cs="Arial"/>
                  <w:color w:val="000000"/>
                  <w:sz w:val="22"/>
                  <w:szCs w:val="22"/>
                </w:rPr>
                <w:t>The</w:t>
              </w:r>
              <w:proofErr w:type="gramEnd"/>
              <w:r>
                <w:rPr>
                  <w:rFonts w:ascii="Arial" w:hAnsi="Arial" w:eastAsia="Arial" w:cs="Arial"/>
                  <w:color w:val="000000"/>
                  <w:sz w:val="22"/>
                  <w:szCs w:val="22"/>
                </w:rPr>
                <w:t xml:space="preserve"> customer was coughing/sick, More than permitted people in there, Customer Demand. Phía tài xế hoặc xe: Driver is not moving towards pickup location, Driver asked to cancel, AC is not working, Personal &amp; Car related issues, Vehicle Breakdown. Khác: Other Issue.</w:t>
              </w:r>
            </w:ins>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2BAC4D29" w14:textId="77777777">
            <w:ins w:author="Claude" w:date="2026-10-19T00:00:00Z" w:id="45">
              <w:r>
                <w:rPr>
                  <w:rFonts w:ascii="Arial" w:hAnsi="Arial" w:eastAsia="Arial" w:cs="Arial"/>
                  <w:color w:val="000000"/>
                  <w:sz w:val="22"/>
                  <w:szCs w:val="22"/>
                </w:rPr>
                <w:t>Đây là đánh giá của nhóm, không phải dữ liệu gốc; KPI nhóm Q2 phụ thuộc vào cách phân loại (khách huỷ đổ cho phía tài xế hoặc xe: 55,1%; tài xế huỷ đổ cho phía khách: 75,1%). Phương án khác: không phân loại, chỉ báo cáo từng lý do.</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9603BE" w14:paraId="0C18F5A4" w14:textId="53F72363">
            <w:r>
              <w:rPr>
                <w:rFonts w:ascii="Arial" w:hAnsi="Arial" w:eastAsia="Arial" w:cs="Arial"/>
                <w:color w:val="000000"/>
                <w:sz w:val="22"/>
                <w:szCs w:val="22"/>
              </w:rPr>
              <w:t>Đã áp dụng</w:t>
            </w:r>
          </w:p>
        </w:tc>
      </w:tr>
      <w:tr w:rsidR="00DB7F79" w:rsidTr="416CA006" w14:paraId="50B899FB" w14:textId="77777777">
        <w:trPr>
          <w:cantSplit/>
          <w:ins w:author="Claude" w:date="2026-10-19T00:00:00Z" w:id="1146289309"/>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35E5468C" w14:textId="77777777">
            <w:ins w:author="Claude" w:date="2026-10-19T00:00:00Z" w:id="47">
              <w:r>
                <w:rPr>
                  <w:rFonts w:ascii="Arial" w:hAnsi="Arial" w:eastAsia="Arial" w:cs="Arial"/>
                  <w:color w:val="000000"/>
                  <w:sz w:val="22"/>
                  <w:szCs w:val="22"/>
                </w:rPr>
                <w:lastRenderedPageBreak/>
                <w:t>16</w:t>
              </w:r>
            </w:ins>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37D02C98" w14:textId="77777777">
            <w:ins w:author="Claude" w:date="2026-10-19T00:00:00Z" w:id="48">
              <w:r>
                <w:rPr>
                  <w:rFonts w:ascii="Arial" w:hAnsi="Arial" w:eastAsia="Arial" w:cs="Arial"/>
                  <w:color w:val="000000"/>
                  <w:sz w:val="22"/>
                  <w:szCs w:val="22"/>
                </w:rPr>
                <w:t>Chuyến No Driver Found</w:t>
              </w:r>
            </w:ins>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484BA4DA" w14:textId="77777777">
            <w:ins w:author="Claude" w:date="2026-10-19T00:00:00Z" w:id="49">
              <w:r>
                <w:rPr>
                  <w:rFonts w:ascii="Arial" w:hAnsi="Arial" w:eastAsia="Arial" w:cs="Arial"/>
                  <w:color w:val="000000"/>
                  <w:sz w:val="22"/>
                  <w:szCs w:val="22"/>
                </w:rPr>
                <w:t>Không có lý do (không có cột lý do cho nhóm này); báo cáo riêng, không phân rã theo lý do.</w:t>
              </w:r>
            </w:ins>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19000CAD" w14:textId="77777777">
            <w:ins w:author="Claude" w:date="2026-10-19T00:00:00Z" w:id="50">
              <w:r>
                <w:rPr>
                  <w:rFonts w:ascii="Arial" w:hAnsi="Arial" w:eastAsia="Arial" w:cs="Arial"/>
                  <w:color w:val="000000"/>
                  <w:sz w:val="22"/>
                  <w:szCs w:val="22"/>
                </w:rPr>
                <w:t>10.500 booking, khoảng 5,34 triệu giá trị cơ hội (đơn vị tiền của dữ liệu) không phân rã được theo lý do.</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31F2F548" w14:textId="77777777">
            <w:ins w:author="Claude" w:date="2026-10-19T00:00:00Z" w:id="51">
              <w:r>
                <w:rPr>
                  <w:rFonts w:ascii="Arial" w:hAnsi="Arial" w:eastAsia="Arial" w:cs="Arial"/>
                  <w:color w:val="000000"/>
                  <w:sz w:val="22"/>
                  <w:szCs w:val="22"/>
                </w:rPr>
                <w:t>Đề xuất</w:t>
              </w:r>
            </w:ins>
          </w:p>
        </w:tc>
      </w:tr>
      <w:tr w:rsidR="00DB7F79" w:rsidTr="416CA006" w14:paraId="537AFE71" w14:textId="77777777">
        <w:trPr>
          <w:cantSplit/>
          <w:ins w:author="Claude" w:date="2026-10-19T00:00:00Z" w:id="1347703656"/>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54F80F52" w14:textId="77777777">
            <w:ins w:author="Claude" w:date="2026-10-19T00:00:00Z" w:id="53">
              <w:r>
                <w:rPr>
                  <w:rFonts w:ascii="Arial" w:hAnsi="Arial" w:eastAsia="Arial" w:cs="Arial"/>
                  <w:color w:val="000000"/>
                  <w:sz w:val="22"/>
                  <w:szCs w:val="22"/>
                </w:rPr>
                <w:t>17</w:t>
              </w:r>
            </w:ins>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4B708E29" w14:textId="77777777">
            <w:ins w:author="Claude" w:date="2026-10-19T00:00:00Z" w:id="54">
              <w:r>
                <w:rPr>
                  <w:rFonts w:ascii="Arial" w:hAnsi="Arial" w:eastAsia="Arial" w:cs="Arial"/>
                  <w:color w:val="000000"/>
                  <w:sz w:val="22"/>
                  <w:szCs w:val="22"/>
                </w:rPr>
                <w:t>Bảng địa điểm</w:t>
              </w:r>
            </w:ins>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380A9EC6" w14:textId="77777777">
            <w:ins w:author="Claude" w:date="2026-10-19T00:00:00Z" w:id="55">
              <w:r>
                <w:rPr>
                  <w:rFonts w:ascii="Arial" w:hAnsi="Arial" w:eastAsia="Arial" w:cs="Arial"/>
                  <w:color w:val="000000"/>
                  <w:sz w:val="22"/>
                  <w:szCs w:val="22"/>
                </w:rPr>
                <w:t>Một bảng Dim_Location (176 địa điểm) dùng chung cho điểm đón và điểm đến; quan hệ điểm đón hoạt động, điểm đến không hoạt động (dùng USERELATIONSHIP khi cần).</w:t>
              </w:r>
            </w:ins>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0A79F0A5" w14:textId="77777777">
            <w:ins w:author="Claude" w:date="2026-10-19T00:00:00Z" w:id="56">
              <w:r>
                <w:rPr>
                  <w:rFonts w:ascii="Arial" w:hAnsi="Arial" w:eastAsia="Arial" w:cs="Arial"/>
                  <w:color w:val="000000"/>
                  <w:sz w:val="22"/>
                  <w:szCs w:val="22"/>
                </w:rPr>
                <w:t>Hai cột dùng cùng tập 176 giá trị; không có dòng nào điểm đón trùng điểm đến. Phương án khác: hai bảng địa điểm riêng (nhân đôi, khó duy trì).</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9603BE" w14:paraId="03118DD6" w14:textId="63946456">
            <w:r>
              <w:rPr>
                <w:rFonts w:ascii="Arial" w:hAnsi="Arial" w:eastAsia="Arial" w:cs="Arial"/>
                <w:color w:val="000000"/>
                <w:sz w:val="22"/>
                <w:szCs w:val="22"/>
              </w:rPr>
              <w:t>Đã áp dụng</w:t>
            </w:r>
          </w:p>
        </w:tc>
      </w:tr>
      <w:tr w:rsidR="00DB7F79" w:rsidTr="416CA006" w14:paraId="589BE275" w14:textId="77777777">
        <w:trPr>
          <w:cantSplit/>
          <w:ins w:author="Claude" w:date="2026-10-19T00:00:00Z" w:id="438751040"/>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30801BA2" w14:textId="77777777">
            <w:ins w:author="Claude" w:date="2026-10-19T00:00:00Z" w:id="58">
              <w:r>
                <w:rPr>
                  <w:rFonts w:ascii="Arial" w:hAnsi="Arial" w:eastAsia="Arial" w:cs="Arial"/>
                  <w:color w:val="000000"/>
                  <w:sz w:val="22"/>
                  <w:szCs w:val="22"/>
                </w:rPr>
                <w:t>18</w:t>
              </w:r>
            </w:ins>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3DB0D385" w14:textId="77777777">
            <w:ins w:author="Claude" w:date="2026-10-19T00:00:00Z" w:id="59">
              <w:r>
                <w:rPr>
                  <w:rFonts w:ascii="Arial" w:hAnsi="Arial" w:eastAsia="Arial" w:cs="Arial"/>
                  <w:color w:val="000000"/>
                  <w:sz w:val="22"/>
                  <w:szCs w:val="22"/>
                </w:rPr>
                <w:t>Khung giờ và giờ cao điểm</w:t>
              </w:r>
            </w:ins>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43AF5B99" w14:textId="77777777">
            <w:ins w:author="Claude" w:date="2026-10-19T00:00:00Z" w:id="60">
              <w:r>
                <w:rPr>
                  <w:rFonts w:ascii="Arial" w:hAnsi="Arial" w:eastAsia="Arial" w:cs="Arial"/>
                  <w:color w:val="000000"/>
                  <w:sz w:val="22"/>
                  <w:szCs w:val="22"/>
                </w:rPr>
                <w:t>7 khung: 0–4h, 5–8h, 9–11h, 12–14h, 15–16h, 17–20h, 21–23h. Khung "Cao điểm tối" gồm các giờ 17–20; KPI Peak-Hour Share chỉ tính các giờ 17–19 (17:00–19:59).</w:t>
              </w:r>
            </w:ins>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3959E4F5" w14:textId="77777777">
            <w:ins w:author="Claude" w:date="2026-10-19T00:00:00Z" w:id="61">
              <w:r>
                <w:rPr>
                  <w:rFonts w:ascii="Arial" w:hAnsi="Arial" w:eastAsia="Arial" w:cs="Arial"/>
                  <w:color w:val="000000"/>
                  <w:sz w:val="22"/>
                  <w:szCs w:val="22"/>
                </w:rPr>
                <w:t>Dựa trên hình dạng nhu cầu theo giờ (đáy 0–4h; đỉnh 10h và 18h; trũng 13h). Ranh giới do nhóm chọn, có thể đổi; cần ghi rõ hai định nghĩa khác nhau để tránh đọc nhầm.</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9603BE" w14:paraId="48B165D1" w14:textId="33D1EADB">
            <w:r>
              <w:rPr>
                <w:rFonts w:ascii="Arial" w:hAnsi="Arial" w:eastAsia="Arial" w:cs="Arial"/>
                <w:color w:val="000000"/>
                <w:sz w:val="22"/>
                <w:szCs w:val="22"/>
              </w:rPr>
              <w:t>Đã áp dụng</w:t>
            </w:r>
          </w:p>
        </w:tc>
      </w:tr>
      <w:tr w:rsidR="00DB7F79" w:rsidTr="416CA006" w14:paraId="65B43367" w14:textId="77777777">
        <w:trPr>
          <w:cantSplit/>
          <w:ins w:author="Claude" w:date="2026-10-19T00:00:00Z" w:id="1926137910"/>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6F4B930B" w14:textId="77777777">
            <w:ins w:author="Claude" w:date="2026-10-19T00:00:00Z" w:id="63">
              <w:r>
                <w:rPr>
                  <w:rFonts w:ascii="Arial" w:hAnsi="Arial" w:eastAsia="Arial" w:cs="Arial"/>
                  <w:color w:val="000000"/>
                  <w:sz w:val="22"/>
                  <w:szCs w:val="22"/>
                </w:rPr>
                <w:t>19</w:t>
              </w:r>
            </w:ins>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41550675" w14:textId="77777777">
            <w:ins w:author="Claude" w:date="2026-10-19T00:00:00Z" w:id="64">
              <w:r>
                <w:rPr>
                  <w:rFonts w:ascii="Arial" w:hAnsi="Arial" w:eastAsia="Arial" w:cs="Arial"/>
                  <w:color w:val="000000"/>
                  <w:sz w:val="22"/>
                  <w:szCs w:val="22"/>
                </w:rPr>
                <w:t>Cuối tuần và cách so sánh thời gian</w:t>
              </w:r>
            </w:ins>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75E57AE9" w14:textId="77777777">
            <w:ins w:author="Claude" w:date="2026-10-19T00:00:00Z" w:id="65">
              <w:r>
                <w:rPr>
                  <w:rFonts w:ascii="Arial" w:hAnsi="Arial" w:eastAsia="Arial" w:cs="Arial"/>
                  <w:color w:val="000000"/>
                  <w:sz w:val="22"/>
                  <w:szCs w:val="22"/>
                </w:rPr>
                <w:t>Cuối tuần là thứ Bảy và Chủ nhật; so sánh thứ và tháng bằng trung bình booking mỗi ngày; không so sánh theo năm.</w:t>
              </w:r>
            </w:ins>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7FA936A0" w14:textId="77777777">
            <w:ins w:author="Claude" w:date="2026-10-19T00:00:00Z" w:id="66">
              <w:r>
                <w:rPr>
                  <w:rFonts w:ascii="Arial" w:hAnsi="Arial" w:eastAsia="Arial" w:cs="Arial"/>
                  <w:color w:val="000000"/>
                  <w:sz w:val="22"/>
                  <w:szCs w:val="22"/>
                </w:rPr>
                <w:t>Thứ Hai có 53 ngày trong dữ liệu, các thứ khác có 52; tháng 2 có 29 ngày, tháng 12 chỉ có 30 ngày dữ liệu; chỉ có một năm (01/01–30/12/2024).</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19A18D3E" w14:textId="77777777">
            <w:ins w:author="Claude" w:date="2026-10-19T00:00:00Z" w:id="67">
              <w:r>
                <w:rPr>
                  <w:rFonts w:ascii="Arial" w:hAnsi="Arial" w:eastAsia="Arial" w:cs="Arial"/>
                  <w:color w:val="000000"/>
                  <w:sz w:val="22"/>
                  <w:szCs w:val="22"/>
                </w:rPr>
                <w:t>Đề xuất</w:t>
              </w:r>
            </w:ins>
          </w:p>
        </w:tc>
      </w:tr>
      <w:tr w:rsidR="00DB7F79" w:rsidTr="416CA006" w14:paraId="06385FD6" w14:textId="77777777">
        <w:trPr>
          <w:cantSplit/>
          <w:ins w:author="Claude" w:date="2026-10-19T00:00:00Z" w:id="680485868"/>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4D24D2E1" w14:textId="77777777">
            <w:ins w:author="Claude" w:date="2026-10-19T00:00:00Z" w:id="69">
              <w:r>
                <w:rPr>
                  <w:rFonts w:ascii="Arial" w:hAnsi="Arial" w:eastAsia="Arial" w:cs="Arial"/>
                  <w:color w:val="000000"/>
                  <w:sz w:val="22"/>
                  <w:szCs w:val="22"/>
                </w:rPr>
                <w:t>20</w:t>
              </w:r>
            </w:ins>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18BAE120" w14:textId="77777777">
            <w:ins w:author="Claude" w:date="2026-10-19T00:00:00Z" w:id="70">
              <w:r>
                <w:rPr>
                  <w:rFonts w:ascii="Arial" w:hAnsi="Arial" w:eastAsia="Arial" w:cs="Arial"/>
                  <w:color w:val="000000"/>
                  <w:sz w:val="22"/>
                  <w:szCs w:val="22"/>
                </w:rPr>
                <w:t>Bảng ngày</w:t>
              </w:r>
            </w:ins>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545B44DE" w14:textId="77777777">
            <w:ins w:author="Claude" w:date="2026-10-19T00:00:00Z" w:id="71">
              <w:r>
                <w:rPr>
                  <w:rFonts w:ascii="Arial" w:hAnsi="Arial" w:eastAsia="Arial" w:cs="Arial"/>
                  <w:color w:val="000000"/>
                  <w:sz w:val="22"/>
                  <w:szCs w:val="22"/>
                </w:rPr>
                <w:t>Dim_Date phủ cả năm 2024 (366 ngày); số ngày dùng để tính trung bình lấy từ Fact_Booking[Date].</w:t>
              </w:r>
            </w:ins>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4C6DD3FC" w14:textId="77777777">
            <w:ins w:author="Claude" w:date="2026-10-19T00:00:00Z" w:id="72">
              <w:r>
                <w:rPr>
                  <w:rFonts w:ascii="Arial" w:hAnsi="Arial" w:eastAsia="Arial" w:cs="Arial"/>
                  <w:color w:val="000000"/>
                  <w:sz w:val="22"/>
                  <w:szCs w:val="22"/>
                </w:rPr>
                <w:t>Dữ liệu kết thúc ngày 30/12; đếm số ngày từ Dim_Date làm trung bình tháng 12 bị thấp.</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9603BE" w14:paraId="2C6A547F" w14:textId="07F758B4">
            <w:r>
              <w:rPr>
                <w:rFonts w:ascii="Arial" w:hAnsi="Arial" w:eastAsia="Arial" w:cs="Arial"/>
                <w:color w:val="000000"/>
                <w:sz w:val="22"/>
                <w:szCs w:val="22"/>
              </w:rPr>
              <w:t>Đã áp dụng</w:t>
            </w:r>
          </w:p>
        </w:tc>
      </w:tr>
      <w:tr w:rsidR="00DB7F79" w:rsidTr="416CA006" w14:paraId="62947829" w14:textId="77777777">
        <w:trPr>
          <w:cantSplit/>
          <w:ins w:author="Claude" w:date="2026-10-19T00:00:00Z" w:id="511326645"/>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3BC14419" w14:textId="77777777">
            <w:ins w:author="Claude" w:date="2026-10-19T00:00:00Z" w:id="74">
              <w:r>
                <w:rPr>
                  <w:rFonts w:ascii="Arial" w:hAnsi="Arial" w:eastAsia="Arial" w:cs="Arial"/>
                  <w:color w:val="000000"/>
                  <w:sz w:val="22"/>
                  <w:szCs w:val="22"/>
                </w:rPr>
                <w:t>21</w:t>
              </w:r>
            </w:ins>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005E4522" w14:textId="77777777">
            <w:ins w:author="Claude" w:date="2026-10-19T00:00:00Z" w:id="75">
              <w:r>
                <w:rPr>
                  <w:rFonts w:ascii="Arial" w:hAnsi="Arial" w:eastAsia="Arial" w:cs="Arial"/>
                  <w:color w:val="000000"/>
                  <w:sz w:val="22"/>
                  <w:szCs w:val="22"/>
                </w:rPr>
                <w:t>Cách dựng Dim_Date và Dim_Time</w:t>
              </w:r>
            </w:ins>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9603BE" w14:paraId="3B8ED8DB" w14:textId="2CDADE9F">
            <w:r>
              <w:rPr>
                <w:rFonts w:ascii="Arial" w:hAnsi="Arial" w:eastAsia="Arial" w:cs="Arial"/>
                <w:color w:val="000000"/>
                <w:sz w:val="22"/>
                <w:szCs w:val="22"/>
              </w:rPr>
              <w:t>Dựng bằng Power Query</w:t>
            </w:r>
            <w:ins w:author="Claude" w:date="2026-10-19T00:00:00Z" w:id="76">
              <w:r w:rsidR="00DC56EA">
                <w:rPr>
                  <w:rFonts w:ascii="Arial" w:hAnsi="Arial" w:eastAsia="Arial" w:cs="Arial"/>
                  <w:color w:val="000000"/>
                  <w:sz w:val="22"/>
                  <w:szCs w:val="22"/>
                </w:rPr>
                <w:t>.</w:t>
              </w:r>
            </w:ins>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7222298A" w14:textId="77777777">
            <w:ins w:author="Claude" w:date="2026-10-19T00:00:00Z" w:id="77">
              <w:r>
                <w:rPr>
                  <w:rFonts w:ascii="Arial" w:hAnsi="Arial" w:eastAsia="Arial" w:cs="Arial"/>
                  <w:color w:val="000000"/>
                  <w:sz w:val="22"/>
                  <w:szCs w:val="22"/>
                </w:rPr>
                <w:t>Yêu cầu môn học nêu ETL bằng ngôn ngữ M; nếu dùng DAX cho hai bảng này thì đó là phần nhỏ ngoài ETL chính và cần xác nhận với giảng viên.</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9603BE" w14:paraId="23A09583" w14:textId="65C0EC95">
            <w:r>
              <w:rPr>
                <w:rFonts w:ascii="Arial" w:hAnsi="Arial" w:eastAsia="Arial" w:cs="Arial"/>
                <w:color w:val="000000"/>
                <w:sz w:val="22"/>
                <w:szCs w:val="22"/>
              </w:rPr>
              <w:t>Đã áp dụng</w:t>
            </w:r>
          </w:p>
        </w:tc>
      </w:tr>
      <w:tr w:rsidR="00DB7F79" w:rsidTr="416CA006" w14:paraId="48A6B482" w14:textId="77777777">
        <w:trPr>
          <w:cantSplit/>
          <w:ins w:author="Claude" w:date="2026-10-19T00:00:00Z" w:id="1637991038"/>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74D2B839" w14:textId="77777777">
            <w:ins w:author="Claude" w:date="2026-10-19T00:00:00Z" w:id="79">
              <w:r>
                <w:rPr>
                  <w:rFonts w:ascii="Arial" w:hAnsi="Arial" w:eastAsia="Arial" w:cs="Arial"/>
                  <w:color w:val="000000"/>
                  <w:sz w:val="22"/>
                  <w:szCs w:val="22"/>
                </w:rPr>
                <w:lastRenderedPageBreak/>
                <w:t>22</w:t>
              </w:r>
            </w:ins>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52F26229" w14:textId="77777777">
            <w:ins w:author="Claude" w:date="2026-10-19T00:00:00Z" w:id="80">
              <w:r>
                <w:rPr>
                  <w:rFonts w:ascii="Arial" w:hAnsi="Arial" w:eastAsia="Arial" w:cs="Arial"/>
                  <w:color w:val="000000"/>
                  <w:sz w:val="22"/>
                  <w:szCs w:val="22"/>
                </w:rPr>
                <w:t>Đơn vị tiền của Booking Value</w:t>
              </w:r>
            </w:ins>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37AC97AF" w14:textId="77777777">
            <w:ins w:author="Claude" w:date="2026-10-19T00:00:00Z" w:id="81">
              <w:r>
                <w:rPr>
                  <w:rFonts w:ascii="Arial" w:hAnsi="Arial" w:eastAsia="Arial" w:cs="Arial"/>
                  <w:color w:val="000000"/>
                  <w:sz w:val="22"/>
                  <w:szCs w:val="22"/>
                </w:rPr>
                <w:t>Dùng ₹ như giả định, ghi "chưa xác nhận" trong từ điển KPI và báo cáo.</w:t>
              </w:r>
            </w:ins>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7343F7C7" w14:textId="77777777">
            <w:ins w:author="Claude" w:date="2026-10-19T00:00:00Z" w:id="82">
              <w:r>
                <w:rPr>
                  <w:rFonts w:ascii="Arial" w:hAnsi="Arial" w:eastAsia="Arial" w:cs="Arial"/>
                  <w:color w:val="000000"/>
                  <w:sz w:val="22"/>
                  <w:szCs w:val="22"/>
                </w:rPr>
                <w:t>Dữ liệu không ghi đơn vị; phần mô tả dataset có chỗ dùng ký hiệu $. Phương án khác: gọi trung tính "đơn vị tiền của dữ liệu".</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11857A04" w14:textId="77777777">
            <w:ins w:author="Claude" w:date="2026-10-19T00:00:00Z" w:id="83">
              <w:r>
                <w:rPr>
                  <w:rFonts w:ascii="Arial" w:hAnsi="Arial" w:eastAsia="Arial" w:cs="Arial"/>
                  <w:color w:val="000000"/>
                  <w:sz w:val="22"/>
                  <w:szCs w:val="22"/>
                </w:rPr>
                <w:t>Cần xác nhận</w:t>
              </w:r>
            </w:ins>
          </w:p>
        </w:tc>
      </w:tr>
      <w:tr w:rsidR="00DB7F79" w:rsidTr="416CA006" w14:paraId="563819F8" w14:textId="77777777">
        <w:trPr>
          <w:cantSplit/>
          <w:ins w:author="Claude" w:date="2026-10-19T00:00:00Z" w:id="1809939861"/>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3E67BCE3" w14:textId="77777777">
            <w:ins w:author="Claude" w:date="2026-10-19T00:00:00Z" w:id="85">
              <w:r>
                <w:rPr>
                  <w:rFonts w:ascii="Arial" w:hAnsi="Arial" w:eastAsia="Arial" w:cs="Arial"/>
                  <w:color w:val="000000"/>
                  <w:sz w:val="22"/>
                  <w:szCs w:val="22"/>
                </w:rPr>
                <w:t>23</w:t>
              </w:r>
            </w:ins>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2CC62C41" w14:textId="77777777">
            <w:ins w:author="Claude" w:date="2026-10-19T00:00:00Z" w:id="86">
              <w:r>
                <w:rPr>
                  <w:rFonts w:ascii="Arial" w:hAnsi="Arial" w:eastAsia="Arial" w:cs="Arial"/>
                  <w:color w:val="000000"/>
                  <w:sz w:val="22"/>
                  <w:szCs w:val="22"/>
                </w:rPr>
                <w:t>Ý nghĩa của Avg VTAT và Avg CTAT</w:t>
              </w:r>
            </w:ins>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499C80A5" w14:textId="77777777">
            <w:ins w:author="Claude" w:date="2026-10-19T00:00:00Z" w:id="87">
              <w:r>
                <w:rPr>
                  <w:rFonts w:ascii="Arial" w:hAnsi="Arial" w:eastAsia="Arial" w:cs="Arial"/>
                  <w:color w:val="000000"/>
                  <w:sz w:val="22"/>
                  <w:szCs w:val="22"/>
                </w:rPr>
                <w:t>Hiểu là thời gian xe đến điểm đón và thời gian chuyến đi (phút) theo mô tả của tác giả dataset, ghi rõ là chưa xác minh độc lập.</w:t>
              </w:r>
            </w:ins>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14001B47" w14:textId="77777777">
            <w:ins w:author="Claude" w:date="2026-10-19T00:00:00Z" w:id="88">
              <w:r>
                <w:rPr>
                  <w:rFonts w:ascii="Arial" w:hAnsi="Arial" w:eastAsia="Arial" w:cs="Arial"/>
                  <w:color w:val="000000"/>
                  <w:sz w:val="22"/>
                  <w:szCs w:val="22"/>
                </w:rPr>
                <w:t>Mô tả dataset có nhiều lỗi (đảo nhãn khách huỷ và tài xế huỷ, gán nhầm nhãn lý do) nên không hoàn toàn đáng tin.</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9603BE" w14:paraId="63232465" w14:textId="445BD9AA">
            <w:r>
              <w:rPr>
                <w:rFonts w:ascii="Arial" w:hAnsi="Arial" w:eastAsia="Arial" w:cs="Arial"/>
                <w:color w:val="000000"/>
                <w:sz w:val="22"/>
                <w:szCs w:val="22"/>
              </w:rPr>
              <w:t>Đã xác nhận</w:t>
            </w:r>
          </w:p>
        </w:tc>
      </w:tr>
      <w:tr w:rsidR="00DB7F79" w:rsidTr="416CA006" w14:paraId="2F9C98EF" w14:textId="77777777">
        <w:trPr>
          <w:cantSplit/>
          <w:ins w:author="Claude" w:date="2026-10-19T00:00:00Z" w:id="908996226"/>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414932C9" w14:textId="77777777">
            <w:ins w:author="Claude" w:date="2026-10-19T00:00:00Z" w:id="90">
              <w:r>
                <w:rPr>
                  <w:rFonts w:ascii="Arial" w:hAnsi="Arial" w:eastAsia="Arial" w:cs="Arial"/>
                  <w:color w:val="000000"/>
                  <w:sz w:val="22"/>
                  <w:szCs w:val="22"/>
                </w:rPr>
                <w:t>24</w:t>
              </w:r>
            </w:ins>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302E0DE1" w14:textId="77777777">
            <w:ins w:author="Claude" w:date="2026-10-19T00:00:00Z" w:id="91">
              <w:r>
                <w:rPr>
                  <w:rFonts w:ascii="Arial" w:hAnsi="Arial" w:eastAsia="Arial" w:cs="Arial"/>
                  <w:color w:val="000000"/>
                  <w:sz w:val="22"/>
                  <w:szCs w:val="22"/>
                </w:rPr>
                <w:t>Ngưỡng giá/km bất thường</w:t>
              </w:r>
            </w:ins>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71D747CD" w14:textId="77777777">
            <w:ins w:author="Claude" w:date="2026-10-19T00:00:00Z" w:id="92">
              <w:r>
                <w:rPr>
                  <w:rFonts w:ascii="Arial" w:hAnsi="Arial" w:eastAsia="Arial" w:cs="Arial"/>
                  <w:color w:val="000000"/>
                  <w:sz w:val="22"/>
                  <w:szCs w:val="22"/>
                </w:rPr>
                <w:t>Trên 200 hoặc dưới 5 (đơn vị tiền mỗi km): gắn cờ, không xoá chuyến.</w:t>
              </w:r>
            </w:ins>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6AEA8638" w14:textId="77777777">
            <w:ins w:author="Claude" w:date="2026-10-19T00:00:00Z" w:id="93">
              <w:r>
                <w:rPr>
                  <w:rFonts w:ascii="Arial" w:hAnsi="Arial" w:eastAsia="Arial" w:cs="Arial"/>
                  <w:color w:val="000000"/>
                  <w:sz w:val="22"/>
                  <w:szCs w:val="22"/>
                </w:rPr>
                <w:t>Với chuyến Completed: trên 200 là 1,91% (1.779 chuyến), dưới 5 là 11,11% (10.333 chuyến). Ngưỡng do nhóm chọn; nên thử ngưỡng khác để xem kết quả có đổi mạnh không.</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422C1133" w14:textId="77777777">
            <w:ins w:author="Claude" w:date="2026-10-19T00:00:00Z" w:id="94">
              <w:r>
                <w:rPr>
                  <w:rFonts w:ascii="Arial" w:hAnsi="Arial" w:eastAsia="Arial" w:cs="Arial"/>
                  <w:color w:val="000000"/>
                  <w:sz w:val="22"/>
                  <w:szCs w:val="22"/>
                </w:rPr>
                <w:t>Đề xuất</w:t>
              </w:r>
            </w:ins>
          </w:p>
        </w:tc>
      </w:tr>
      <w:tr w:rsidR="00DB7F79" w:rsidTr="416CA006" w14:paraId="47417E6E" w14:textId="77777777">
        <w:trPr>
          <w:cantSplit/>
          <w:ins w:author="Claude" w:date="2026-10-19T00:00:00Z" w:id="1898700798"/>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25A3E6A3" w14:textId="77777777">
            <w:ins w:author="Claude" w:date="2026-10-19T00:00:00Z" w:id="96">
              <w:r>
                <w:rPr>
                  <w:rFonts w:ascii="Arial" w:hAnsi="Arial" w:eastAsia="Arial" w:cs="Arial"/>
                  <w:color w:val="000000"/>
                  <w:sz w:val="22"/>
                  <w:szCs w:val="22"/>
                </w:rPr>
                <w:t>25</w:t>
              </w:r>
            </w:ins>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1BD3BE94" w14:textId="77777777">
            <w:ins w:author="Claude" w:date="2026-10-19T00:00:00Z" w:id="97">
              <w:r>
                <w:rPr>
                  <w:rFonts w:ascii="Arial" w:hAnsi="Arial" w:eastAsia="Arial" w:cs="Arial"/>
                  <w:color w:val="000000"/>
                  <w:sz w:val="22"/>
                  <w:szCs w:val="22"/>
                </w:rPr>
                <w:t>Kiểm định thống kê và funnel plot</w:t>
              </w:r>
            </w:ins>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2542F28F" w14:textId="77777777">
            <w:ins w:author="Claude" w:date="2026-10-19T00:00:00Z" w:id="98">
              <w:r>
                <w:rPr>
                  <w:rFonts w:ascii="Arial" w:hAnsi="Arial" w:eastAsia="Arial" w:cs="Arial"/>
                  <w:color w:val="000000"/>
                  <w:sz w:val="22"/>
                  <w:szCs w:val="22"/>
                </w:rPr>
                <w:t>Chốt trước phương pháp hiệu chỉnh nhiều phép so sánh (Bonferroni hoặc FDR) và chỉ số chính cho mỗi funnel plot; chạy kiểm định bằng Python và lưu script.</w:t>
              </w:r>
            </w:ins>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146013AC" w14:textId="77777777">
            <w:ins w:author="Claude" w:date="2026-10-19T00:00:00Z" w:id="99">
              <w:r>
                <w:rPr>
                  <w:rFonts w:ascii="Arial" w:hAnsi="Arial" w:eastAsia="Arial" w:cs="Arial"/>
                  <w:color w:val="000000"/>
                  <w:sz w:val="22"/>
                  <w:szCs w:val="22"/>
                </w:rPr>
                <w:t>Có 176 điểm đón nhân với nhiều chỉ số; không chốt trước dễ coi nhiễu là phát hiện. Power BI không có sẵn chi bình phương hoặc ANOVA.</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44DF580B" w14:textId="77777777">
            <w:ins w:author="Claude" w:date="2026-10-19T00:00:00Z" w:id="100">
              <w:r>
                <w:rPr>
                  <w:rFonts w:ascii="Arial" w:hAnsi="Arial" w:eastAsia="Arial" w:cs="Arial"/>
                  <w:color w:val="000000"/>
                  <w:sz w:val="22"/>
                  <w:szCs w:val="22"/>
                </w:rPr>
                <w:t>Đề xuất</w:t>
              </w:r>
            </w:ins>
          </w:p>
        </w:tc>
      </w:tr>
      <w:tr w:rsidR="00DB7F79" w:rsidTr="416CA006" w14:paraId="6BE5A9BC" w14:textId="77777777">
        <w:trPr>
          <w:cantSplit/>
          <w:ins w:author="Claude" w:date="2026-10-19T00:00:00Z" w:id="1284982607"/>
        </w:trPr>
        <w:tc>
          <w:tcPr>
            <w:tcW w:w="64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369C1309" w14:textId="77777777">
            <w:ins w:author="Claude" w:date="2026-10-19T00:00:00Z" w:id="102">
              <w:r>
                <w:rPr>
                  <w:rFonts w:ascii="Arial" w:hAnsi="Arial" w:eastAsia="Arial" w:cs="Arial"/>
                  <w:color w:val="000000"/>
                  <w:sz w:val="22"/>
                  <w:szCs w:val="22"/>
                </w:rPr>
                <w:t>26</w:t>
              </w:r>
            </w:ins>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1C930847" w14:textId="77777777">
            <w:ins w:author="Claude" w:date="2026-10-19T00:00:00Z" w:id="103">
              <w:r>
                <w:rPr>
                  <w:rFonts w:ascii="Arial" w:hAnsi="Arial" w:eastAsia="Arial" w:cs="Arial"/>
                  <w:color w:val="000000"/>
                  <w:sz w:val="22"/>
                  <w:szCs w:val="22"/>
                </w:rPr>
                <w:t>Cách làm việc nhóm với file Power BI</w:t>
              </w:r>
            </w:ins>
          </w:p>
        </w:tc>
        <w:tc>
          <w:tcPr>
            <w:tcW w:w="24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4FB1549F" w14:textId="77777777">
            <w:ins w:author="Claude" w:date="2026-10-19T00:00:00Z" w:id="104">
              <w:r>
                <w:rPr>
                  <w:rFonts w:ascii="Arial" w:hAnsi="Arial" w:eastAsia="Arial" w:cs="Arial"/>
                  <w:color w:val="000000"/>
                  <w:sz w:val="22"/>
                  <w:szCs w:val="22"/>
                </w:rPr>
                <w:t>Mỗi lúc chỉ một người sửa file .pbix; mã M lưu thành file riêng; đặt tên file theo phiên bản.</w:t>
              </w:r>
            </w:ins>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DC56EA" w14:paraId="610846E1" w14:textId="77777777">
            <w:ins w:author="Claude" w:date="2026-10-19T00:00:00Z" w:id="105">
              <w:r>
                <w:rPr>
                  <w:rFonts w:ascii="Arial" w:hAnsi="Arial" w:eastAsia="Arial" w:cs="Arial"/>
                  <w:color w:val="000000"/>
                  <w:sz w:val="22"/>
                  <w:szCs w:val="22"/>
                </w:rPr>
                <w:t>Git không gộp được file .pbix nhị phân.</w:t>
              </w:r>
            </w:ins>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00DB7F79" w:rsidRDefault="00C76124" w14:paraId="15940DE4" w14:textId="41A8C580">
            <w:r>
              <w:rPr>
                <w:rFonts w:ascii="Arial" w:hAnsi="Arial" w:eastAsia="Arial" w:cs="Arial"/>
                <w:color w:val="000000"/>
                <w:sz w:val="22"/>
                <w:szCs w:val="22"/>
              </w:rPr>
              <w:t>Đã áp dụng</w:t>
            </w:r>
            <w:bookmarkStart w:name="_GoBack" w:id="106"/>
            <w:bookmarkEnd w:id="106"/>
          </w:p>
        </w:tc>
      </w:tr>
      <w:tr w:rsidR="416CA006" w:rsidTr="416CA006" w14:paraId="659215EE">
        <w:trPr>
          <w:cantSplit/>
          <w:trHeight w:val="300"/>
        </w:trPr>
        <w:tc>
          <w:tcPr>
            <w:tcW w:w="639"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418640F9" w:rsidP="416CA006" w:rsidRDefault="418640F9" w14:paraId="0E9297EF" w14:textId="4A63E9EB">
            <w:pPr>
              <w:pStyle w:val="Normal"/>
            </w:pPr>
            <w:r w:rsidRPr="416CA006" w:rsidR="418640F9">
              <w:rPr>
                <w:rFonts w:ascii="Arial" w:hAnsi="Arial" w:eastAsia="Arial" w:cs="Arial"/>
                <w:color w:val="000000" w:themeColor="text1" w:themeTint="FF" w:themeShade="FF"/>
                <w:sz w:val="22"/>
                <w:szCs w:val="22"/>
              </w:rPr>
              <w:t>27</w:t>
            </w:r>
          </w:p>
        </w:tc>
        <w:tc>
          <w:tcPr>
            <w:tcW w:w="17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418640F9" w:rsidP="416CA006" w:rsidRDefault="418640F9" w14:paraId="2C3C1939" w14:textId="6AE50D61">
            <w:pPr>
              <w:pStyle w:val="Normal"/>
            </w:pPr>
            <w:r w:rsidRPr="416CA006" w:rsidR="418640F9">
              <w:rPr>
                <w:rFonts w:ascii="Arial" w:hAnsi="Arial" w:eastAsia="Arial" w:cs="Arial"/>
                <w:noProof w:val="0"/>
                <w:sz w:val="22"/>
                <w:szCs w:val="22"/>
                <w:lang w:val="en-US"/>
              </w:rPr>
              <w:t>Kiểm định tính chính xác của các KPI trên Dashboard 1 và 2</w:t>
            </w:r>
          </w:p>
        </w:tc>
        <w:tc>
          <w:tcPr>
            <w:tcW w:w="2451"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418640F9" w:rsidP="416CA006" w:rsidRDefault="418640F9" w14:paraId="6DFCCE80" w14:textId="152A5F0B">
            <w:pPr>
              <w:pStyle w:val="Normal"/>
            </w:pPr>
            <w:r w:rsidRPr="416CA006" w:rsidR="418640F9">
              <w:rPr>
                <w:rFonts w:ascii="Arial" w:hAnsi="Arial" w:eastAsia="Arial" w:cs="Arial"/>
                <w:noProof w:val="0"/>
                <w:sz w:val="22"/>
                <w:szCs w:val="22"/>
                <w:lang w:val="en-US"/>
              </w:rPr>
              <w:t>Sử dụng Python (pandas) để tính độc lập các KPI từ dữ liệu CSV, đối chiếu với DAX trong Power BI.</w:t>
            </w:r>
          </w:p>
        </w:tc>
        <w:tc>
          <w:tcPr>
            <w:tcW w:w="315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418640F9" w:rsidP="416CA006" w:rsidRDefault="418640F9" w14:paraId="27087CB8" w14:textId="5C60E0B1">
            <w:pPr>
              <w:pStyle w:val="Normal"/>
            </w:pPr>
            <w:r w:rsidRPr="416CA006" w:rsidR="418640F9">
              <w:rPr>
                <w:rFonts w:ascii="Arial" w:hAnsi="Arial" w:eastAsia="Arial" w:cs="Arial"/>
                <w:noProof w:val="0"/>
                <w:sz w:val="22"/>
                <w:szCs w:val="22"/>
                <w:lang w:val="en-US"/>
              </w:rPr>
              <w:t>Kiểm tra Total Bookings, Completion Rate, Revenue, AOV, Revenue at Risk, Avg VTAT, Peak Hour Bookings, Peak-Hour Share và Weekend Uplift. Các giá trị kiểm tra khớp với Dashboard trong giới hạn làm tròn. Lưu script và kết quả CSV để tái kiểm định.</w:t>
            </w:r>
          </w:p>
        </w:tc>
        <w:tc>
          <w:tcPr>
            <w:tcW w:w="1400" w:type="dxa"/>
            <w:tcBorders>
              <w:top w:val="single" w:color="70AD47" w:themeColor="accent6" w:sz="8" w:space="0"/>
              <w:left w:val="single" w:color="70AD47" w:themeColor="accent6" w:sz="8" w:space="0"/>
              <w:bottom w:val="single" w:color="70AD47" w:themeColor="accent6" w:sz="8" w:space="0"/>
              <w:right w:val="single" w:color="70AD47" w:themeColor="accent6" w:sz="8" w:space="0"/>
            </w:tcBorders>
            <w:tcMar>
              <w:top w:w="100" w:type="dxa"/>
              <w:left w:w="100" w:type="dxa"/>
              <w:bottom w:w="100" w:type="dxa"/>
              <w:right w:w="100" w:type="dxa"/>
            </w:tcMar>
          </w:tcPr>
          <w:p w:rsidR="418640F9" w:rsidP="416CA006" w:rsidRDefault="418640F9" w14:paraId="27A436AE" w14:textId="6048E654">
            <w:pPr>
              <w:pStyle w:val="Normal"/>
            </w:pPr>
            <w:r w:rsidRPr="416CA006" w:rsidR="418640F9">
              <w:rPr>
                <w:rFonts w:ascii="Arial" w:hAnsi="Arial" w:eastAsia="Arial" w:cs="Arial"/>
                <w:color w:val="000000" w:themeColor="text1" w:themeTint="FF" w:themeShade="FF"/>
                <w:sz w:val="22"/>
                <w:szCs w:val="22"/>
              </w:rPr>
              <w:t>Đã áp dụng</w:t>
            </w:r>
          </w:p>
          <w:p w:rsidR="416CA006" w:rsidP="416CA006" w:rsidRDefault="416CA006" w14:paraId="56EB7110" w14:textId="3FB7B6B6">
            <w:pPr>
              <w:pStyle w:val="Normal"/>
              <w:rPr>
                <w:rFonts w:ascii="Arial" w:hAnsi="Arial" w:eastAsia="Arial" w:cs="Arial"/>
                <w:color w:val="000000" w:themeColor="text1" w:themeTint="FF" w:themeShade="FF"/>
                <w:sz w:val="22"/>
                <w:szCs w:val="22"/>
              </w:rPr>
            </w:pPr>
          </w:p>
        </w:tc>
      </w:tr>
    </w:tbl>
    <w:p w:rsidR="00DC56EA" w:rsidRDefault="00DC56EA" w14:paraId="4D80C60B" w14:textId="77777777"/>
    <w:sectPr w:rsidR="00DC56EA">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80F436"/>
    <w:multiLevelType w:val="hybridMultilevel"/>
    <w:tmpl w:val="7F488118"/>
    <w:lvl w:ilvl="0" w:tplc="E1C6F2FA">
      <w:start w:val="1"/>
      <w:numFmt w:val="bullet"/>
      <w:lvlText w:val="●"/>
      <w:lvlJc w:val="left"/>
      <w:pPr>
        <w:ind w:left="720" w:hanging="360"/>
      </w:pPr>
    </w:lvl>
    <w:lvl w:ilvl="1" w:tplc="1D3CC826">
      <w:start w:val="1"/>
      <w:numFmt w:val="bullet"/>
      <w:lvlText w:val="○"/>
      <w:lvlJc w:val="left"/>
      <w:pPr>
        <w:ind w:left="1440" w:hanging="360"/>
      </w:pPr>
    </w:lvl>
    <w:lvl w:ilvl="2" w:tplc="06B48466">
      <w:start w:val="1"/>
      <w:numFmt w:val="bullet"/>
      <w:lvlText w:val="■"/>
      <w:lvlJc w:val="left"/>
      <w:pPr>
        <w:ind w:left="2160" w:hanging="360"/>
      </w:pPr>
    </w:lvl>
    <w:lvl w:ilvl="3" w:tplc="B67EA09C">
      <w:start w:val="1"/>
      <w:numFmt w:val="bullet"/>
      <w:lvlText w:val="●"/>
      <w:lvlJc w:val="left"/>
      <w:pPr>
        <w:ind w:left="2880" w:hanging="360"/>
      </w:pPr>
    </w:lvl>
    <w:lvl w:ilvl="4" w:tplc="15605B7A">
      <w:start w:val="1"/>
      <w:numFmt w:val="bullet"/>
      <w:lvlText w:val="○"/>
      <w:lvlJc w:val="left"/>
      <w:pPr>
        <w:ind w:left="3600" w:hanging="360"/>
      </w:pPr>
    </w:lvl>
    <w:lvl w:ilvl="5" w:tplc="D2FEEEB8">
      <w:start w:val="1"/>
      <w:numFmt w:val="bullet"/>
      <w:lvlText w:val="■"/>
      <w:lvlJc w:val="left"/>
      <w:pPr>
        <w:ind w:left="4320" w:hanging="360"/>
      </w:pPr>
    </w:lvl>
    <w:lvl w:ilvl="6" w:tplc="A8985AFE">
      <w:start w:val="1"/>
      <w:numFmt w:val="bullet"/>
      <w:lvlText w:val="●"/>
      <w:lvlJc w:val="left"/>
      <w:pPr>
        <w:ind w:left="5040" w:hanging="360"/>
      </w:pPr>
    </w:lvl>
    <w:lvl w:ilvl="7" w:tplc="2C46E3BE">
      <w:start w:val="1"/>
      <w:numFmt w:val="bullet"/>
      <w:lvlText w:val="●"/>
      <w:lvlJc w:val="left"/>
      <w:pPr>
        <w:ind w:left="5760" w:hanging="360"/>
      </w:pPr>
    </w:lvl>
    <w:lvl w:ilvl="8" w:tplc="AE66FF9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C63F91"/>
    <w:rsid w:val="0093444E"/>
    <w:rsid w:val="009603BE"/>
    <w:rsid w:val="00AC6EA7"/>
    <w:rsid w:val="00C76124"/>
    <w:rsid w:val="00DB7F79"/>
    <w:rsid w:val="00DC56EA"/>
    <w:rsid w:val="04C63F91"/>
    <w:rsid w:val="177C1C92"/>
    <w:rsid w:val="1A9EF36E"/>
    <w:rsid w:val="3E13B082"/>
    <w:rsid w:val="416CA006"/>
    <w:rsid w:val="418640F9"/>
    <w:rsid w:val="455D05AE"/>
    <w:rsid w:val="5DA9886B"/>
    <w:rsid w:val="6B3D3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7D895"/>
  <w15:docId w15:val="{CA3D93C1-5ACE-41D4-8B4A-8E180AAA2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Ngô Phú Quang Dương</lastModifiedBy>
  <revision>5</revision>
  <dcterms:created xsi:type="dcterms:W3CDTF">2026-10-15T07:14:00.0000000Z</dcterms:created>
  <dcterms:modified xsi:type="dcterms:W3CDTF">2026-10-26T15:25:09.6807286Z</dcterms:modified>
</coreProperties>
</file>